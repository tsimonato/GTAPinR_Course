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D3147" w14:textId="71BB9F74" w:rsidR="006F120F" w:rsidRDefault="006F120F">
      <w:pPr>
        <w:pStyle w:val="Title"/>
        <w:rPr>
          <w:ins w:id="0" w:author="Uris Baldos" w:date="2024-03-11T14:30:00Z"/>
        </w:rPr>
      </w:pPr>
    </w:p>
    <w:p w14:paraId="1727826B" w14:textId="77777777" w:rsidR="006F120F" w:rsidRDefault="006F120F">
      <w:pPr>
        <w:pStyle w:val="Title"/>
        <w:rPr>
          <w:ins w:id="1" w:author="Uris Baldos" w:date="2024-03-11T14:30:00Z"/>
        </w:rPr>
      </w:pPr>
    </w:p>
    <w:p w14:paraId="1C9A657F" w14:textId="610B5EB8" w:rsidR="006F120F" w:rsidRDefault="00685A6E">
      <w:pPr>
        <w:pStyle w:val="Title"/>
        <w:rPr>
          <w:ins w:id="2" w:author="Uris Baldos" w:date="2024-03-11T14:30:00Z"/>
        </w:rPr>
      </w:pPr>
      <w:ins w:id="3" w:author="Uris Baldos" w:date="2024-03-11T14:30:00Z">
        <w:r>
          <w:rPr>
            <w:noProof/>
          </w:rPr>
          <w:drawing>
            <wp:inline distT="0" distB="0" distL="0" distR="0" wp14:anchorId="4996A145" wp14:editId="603ED343">
              <wp:extent cx="3000375" cy="1701446"/>
              <wp:effectExtent l="0" t="0" r="0" b="0"/>
              <wp:docPr id="183334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196" cy="1710417"/>
                      </a:xfrm>
                      <a:prstGeom prst="rect">
                        <a:avLst/>
                      </a:prstGeom>
                      <a:noFill/>
                      <a:ln>
                        <a:noFill/>
                      </a:ln>
                    </pic:spPr>
                  </pic:pic>
                </a:graphicData>
              </a:graphic>
            </wp:inline>
          </w:drawing>
        </w:r>
      </w:ins>
    </w:p>
    <w:p w14:paraId="6CEB47E5" w14:textId="77777777" w:rsidR="006475E1" w:rsidRDefault="006475E1">
      <w:pPr>
        <w:pStyle w:val="Title"/>
        <w:rPr>
          <w:ins w:id="4" w:author="Uris Baldos" w:date="2024-03-11T14:31:00Z"/>
          <w:rFonts w:cstheme="majorHAnsi"/>
          <w:color w:val="auto"/>
        </w:rPr>
      </w:pPr>
    </w:p>
    <w:p w14:paraId="23EA856D" w14:textId="0953BFA1" w:rsidR="009C3BEC" w:rsidRPr="00982C87" w:rsidRDefault="006046CB">
      <w:pPr>
        <w:pStyle w:val="Title"/>
        <w:rPr>
          <w:rFonts w:cstheme="majorHAnsi"/>
          <w:color w:val="auto"/>
          <w:rPrChange w:id="5" w:author="Uris Baldos" w:date="2024-03-11T14:32:00Z">
            <w:rPr>
              <w:rFonts w:cstheme="majorHAnsi"/>
            </w:rPr>
          </w:rPrChange>
        </w:rPr>
      </w:pPr>
      <w:ins w:id="6" w:author="Uris Baldos" w:date="2024-03-11T14:26:00Z">
        <w:r w:rsidRPr="00982C87">
          <w:rPr>
            <w:rFonts w:cstheme="majorHAnsi"/>
            <w:color w:val="auto"/>
            <w:rPrChange w:id="7" w:author="Uris Baldos" w:date="2024-03-11T14:32:00Z">
              <w:rPr>
                <w:rFonts w:cstheme="majorHAnsi"/>
              </w:rPr>
            </w:rPrChange>
          </w:rPr>
          <w:t>A</w:t>
        </w:r>
        <w:r w:rsidRPr="00982C87">
          <w:rPr>
            <w:rFonts w:cstheme="majorHAnsi"/>
            <w:color w:val="auto"/>
            <w:rPrChange w:id="8" w:author="Uris Baldos" w:date="2024-03-11T14:32:00Z">
              <w:rPr>
                <w:rFonts w:cstheme="majorHAnsi"/>
              </w:rPr>
            </w:rPrChange>
          </w:rPr>
          <w:t xml:space="preserve"> ste</w:t>
        </w:r>
        <w:r w:rsidRPr="00982C87">
          <w:rPr>
            <w:rFonts w:cstheme="majorHAnsi"/>
            <w:color w:val="auto"/>
            <w:rPrChange w:id="9" w:author="Uris Baldos" w:date="2024-03-11T14:32:00Z">
              <w:rPr>
                <w:rFonts w:cstheme="majorHAnsi"/>
              </w:rPr>
            </w:rPrChange>
          </w:rPr>
          <w:t>p</w:t>
        </w:r>
      </w:ins>
      <w:ins w:id="10" w:author="Uris Baldos" w:date="2024-03-11T14:28:00Z">
        <w:r w:rsidR="0094540B" w:rsidRPr="00982C87">
          <w:rPr>
            <w:rFonts w:cstheme="majorHAnsi"/>
            <w:color w:val="auto"/>
            <w:rPrChange w:id="11" w:author="Uris Baldos" w:date="2024-03-11T14:32:00Z">
              <w:rPr>
                <w:rFonts w:cstheme="majorHAnsi"/>
              </w:rPr>
            </w:rPrChange>
          </w:rPr>
          <w:t>-</w:t>
        </w:r>
      </w:ins>
      <w:ins w:id="12" w:author="Uris Baldos" w:date="2024-03-11T14:26:00Z">
        <w:r w:rsidRPr="00982C87">
          <w:rPr>
            <w:rFonts w:cstheme="majorHAnsi"/>
            <w:color w:val="auto"/>
            <w:rPrChange w:id="13" w:author="Uris Baldos" w:date="2024-03-11T14:32:00Z">
              <w:rPr>
                <w:rFonts w:cstheme="majorHAnsi"/>
              </w:rPr>
            </w:rPrChange>
          </w:rPr>
          <w:t>by</w:t>
        </w:r>
      </w:ins>
      <w:ins w:id="14" w:author="Uris Baldos" w:date="2024-03-11T14:28:00Z">
        <w:r w:rsidR="0094540B" w:rsidRPr="00982C87">
          <w:rPr>
            <w:rFonts w:cstheme="majorHAnsi"/>
            <w:color w:val="auto"/>
            <w:rPrChange w:id="15" w:author="Uris Baldos" w:date="2024-03-11T14:32:00Z">
              <w:rPr>
                <w:rFonts w:cstheme="majorHAnsi"/>
              </w:rPr>
            </w:rPrChange>
          </w:rPr>
          <w:t>-</w:t>
        </w:r>
      </w:ins>
      <w:ins w:id="16" w:author="Uris Baldos" w:date="2024-03-11T14:26:00Z">
        <w:r w:rsidRPr="00982C87">
          <w:rPr>
            <w:rFonts w:cstheme="majorHAnsi"/>
            <w:color w:val="auto"/>
            <w:rPrChange w:id="17" w:author="Uris Baldos" w:date="2024-03-11T14:32:00Z">
              <w:rPr>
                <w:rFonts w:cstheme="majorHAnsi"/>
              </w:rPr>
            </w:rPrChange>
          </w:rPr>
          <w:t>ste</w:t>
        </w:r>
        <w:r w:rsidRPr="00982C87">
          <w:rPr>
            <w:rFonts w:cstheme="majorHAnsi"/>
            <w:color w:val="auto"/>
            <w:rPrChange w:id="18" w:author="Uris Baldos" w:date="2024-03-11T14:32:00Z">
              <w:rPr>
                <w:rFonts w:cstheme="majorHAnsi"/>
              </w:rPr>
            </w:rPrChange>
          </w:rPr>
          <w:t>p</w:t>
        </w:r>
        <w:r w:rsidRPr="00982C87">
          <w:rPr>
            <w:rFonts w:cstheme="majorHAnsi"/>
            <w:color w:val="auto"/>
            <w:rPrChange w:id="19" w:author="Uris Baldos" w:date="2024-03-11T14:32:00Z">
              <w:rPr>
                <w:rFonts w:cstheme="majorHAnsi"/>
              </w:rPr>
            </w:rPrChange>
          </w:rPr>
          <w:t xml:space="preserve"> guide in using</w:t>
        </w:r>
      </w:ins>
      <w:ins w:id="20" w:author="Uris Baldos" w:date="2024-03-11T14:25:00Z">
        <w:r w:rsidRPr="00982C87">
          <w:rPr>
            <w:rFonts w:cstheme="majorHAnsi"/>
            <w:color w:val="auto"/>
            <w:rPrChange w:id="21" w:author="Uris Baldos" w:date="2024-03-11T14:32:00Z">
              <w:rPr>
                <w:rFonts w:cstheme="majorHAnsi"/>
              </w:rPr>
            </w:rPrChange>
          </w:rPr>
          <w:t xml:space="preserve"> </w:t>
        </w:r>
      </w:ins>
      <w:r w:rsidR="00000000" w:rsidRPr="00982C87">
        <w:rPr>
          <w:rFonts w:cstheme="majorHAnsi"/>
          <w:color w:val="auto"/>
          <w:rPrChange w:id="22" w:author="Uris Baldos" w:date="2024-03-11T14:32:00Z">
            <w:rPr>
              <w:rFonts w:cstheme="majorHAnsi"/>
            </w:rPr>
          </w:rPrChange>
        </w:rPr>
        <w:t>GTAP</w:t>
      </w:r>
      <w:del w:id="23" w:author="Uris Baldos" w:date="2024-03-11T14:24:00Z">
        <w:r w:rsidR="00000000" w:rsidRPr="00982C87" w:rsidDel="00016BA2">
          <w:rPr>
            <w:rFonts w:cstheme="majorHAnsi"/>
            <w:color w:val="auto"/>
            <w:rPrChange w:id="24" w:author="Uris Baldos" w:date="2024-03-11T14:32:00Z">
              <w:rPr>
                <w:rFonts w:cstheme="majorHAnsi"/>
              </w:rPr>
            </w:rPrChange>
          </w:rPr>
          <w:delText xml:space="preserve"> </w:delText>
        </w:r>
      </w:del>
      <w:r w:rsidR="00000000" w:rsidRPr="00982C87">
        <w:rPr>
          <w:rFonts w:cstheme="majorHAnsi"/>
          <w:color w:val="auto"/>
          <w:rPrChange w:id="25" w:author="Uris Baldos" w:date="2024-03-11T14:32:00Z">
            <w:rPr>
              <w:rFonts w:cstheme="majorHAnsi"/>
            </w:rPr>
          </w:rPrChange>
        </w:rPr>
        <w:t>in</w:t>
      </w:r>
      <w:del w:id="26" w:author="Uris Baldos" w:date="2024-03-11T14:24:00Z">
        <w:r w:rsidR="00000000" w:rsidRPr="00982C87" w:rsidDel="00016BA2">
          <w:rPr>
            <w:rFonts w:cstheme="majorHAnsi"/>
            <w:color w:val="auto"/>
            <w:rPrChange w:id="27" w:author="Uris Baldos" w:date="2024-03-11T14:32:00Z">
              <w:rPr>
                <w:rFonts w:cstheme="majorHAnsi"/>
              </w:rPr>
            </w:rPrChange>
          </w:rPr>
          <w:delText xml:space="preserve"> </w:delText>
        </w:r>
      </w:del>
      <w:r w:rsidR="00000000" w:rsidRPr="00982C87">
        <w:rPr>
          <w:rFonts w:cstheme="majorHAnsi"/>
          <w:color w:val="auto"/>
          <w:rPrChange w:id="28" w:author="Uris Baldos" w:date="2024-03-11T14:32:00Z">
            <w:rPr>
              <w:rFonts w:cstheme="majorHAnsi"/>
            </w:rPr>
          </w:rPrChange>
        </w:rPr>
        <w:t xml:space="preserve">R </w:t>
      </w:r>
      <w:del w:id="29" w:author="Uris Baldos" w:date="2024-03-11T14:25:00Z">
        <w:r w:rsidR="00000000" w:rsidRPr="00982C87" w:rsidDel="00016BA2">
          <w:rPr>
            <w:rFonts w:cstheme="majorHAnsi"/>
            <w:color w:val="auto"/>
            <w:rPrChange w:id="30" w:author="Uris Baldos" w:date="2024-03-11T14:32:00Z">
              <w:rPr>
                <w:rFonts w:cstheme="majorHAnsi"/>
              </w:rPr>
            </w:rPrChange>
          </w:rPr>
          <w:delText>workshop</w:delText>
        </w:r>
      </w:del>
    </w:p>
    <w:p w14:paraId="770D68C2" w14:textId="341D4E6F" w:rsidR="009C3BEC" w:rsidRPr="00982C87" w:rsidDel="00890758" w:rsidRDefault="00BB78F8">
      <w:pPr>
        <w:pStyle w:val="Author"/>
        <w:rPr>
          <w:del w:id="31" w:author="Uris Baldos" w:date="2024-03-11T14:31:00Z"/>
          <w:rFonts w:asciiTheme="majorHAnsi" w:hAnsiTheme="majorHAnsi" w:cstheme="majorHAnsi"/>
          <w:rPrChange w:id="32" w:author="Uris Baldos" w:date="2024-03-11T14:32:00Z">
            <w:rPr>
              <w:del w:id="33" w:author="Uris Baldos" w:date="2024-03-11T14:31:00Z"/>
            </w:rPr>
          </w:rPrChange>
        </w:rPr>
      </w:pPr>
      <w:ins w:id="34" w:author="Uris Baldos" w:date="2024-03-11T14:31:00Z">
        <w:r w:rsidRPr="00982C87">
          <w:rPr>
            <w:rFonts w:asciiTheme="majorHAnsi" w:hAnsiTheme="majorHAnsi" w:cstheme="majorHAnsi"/>
          </w:rPr>
          <w:t xml:space="preserve">by </w:t>
        </w:r>
      </w:ins>
      <w:r w:rsidR="00000000" w:rsidRPr="00982C87">
        <w:rPr>
          <w:rFonts w:asciiTheme="majorHAnsi" w:hAnsiTheme="majorHAnsi" w:cstheme="majorHAnsi"/>
          <w:rPrChange w:id="35" w:author="Uris Baldos" w:date="2024-03-11T14:32:00Z">
            <w:rPr/>
          </w:rPrChange>
        </w:rPr>
        <w:t>Thiago Simonato</w:t>
      </w:r>
      <w:ins w:id="36" w:author="Uris Baldos" w:date="2024-03-11T14:16:00Z">
        <w:r w:rsidR="00C95D83" w:rsidRPr="00982C87">
          <w:rPr>
            <w:rStyle w:val="FootnoteReference"/>
            <w:rFonts w:asciiTheme="majorHAnsi" w:hAnsiTheme="majorHAnsi" w:cstheme="majorHAnsi"/>
            <w:rPrChange w:id="37" w:author="Uris Baldos" w:date="2024-03-11T14:32:00Z">
              <w:rPr>
                <w:rStyle w:val="FootnoteReference"/>
              </w:rPr>
            </w:rPrChange>
          </w:rPr>
          <w:footnoteReference w:id="1"/>
        </w:r>
      </w:ins>
      <w:ins w:id="55" w:author="Uris Baldos" w:date="2024-03-11T14:31:00Z">
        <w:r w:rsidR="00890758" w:rsidRPr="00982C87">
          <w:rPr>
            <w:rFonts w:asciiTheme="majorHAnsi" w:hAnsiTheme="majorHAnsi" w:cstheme="majorHAnsi"/>
          </w:rPr>
          <w:t xml:space="preserve"> and </w:t>
        </w:r>
      </w:ins>
    </w:p>
    <w:p w14:paraId="5878C33A" w14:textId="77777777" w:rsidR="009C3BEC" w:rsidRPr="00982C87" w:rsidRDefault="00000000">
      <w:pPr>
        <w:pStyle w:val="Author"/>
        <w:rPr>
          <w:rFonts w:asciiTheme="majorHAnsi" w:hAnsiTheme="majorHAnsi" w:cstheme="majorHAnsi"/>
          <w:rPrChange w:id="56" w:author="Uris Baldos" w:date="2024-03-11T14:32:00Z">
            <w:rPr/>
          </w:rPrChange>
        </w:rPr>
      </w:pPr>
      <w:r w:rsidRPr="00982C87">
        <w:rPr>
          <w:rFonts w:asciiTheme="majorHAnsi" w:hAnsiTheme="majorHAnsi" w:cstheme="majorHAnsi"/>
          <w:rPrChange w:id="57" w:author="Uris Baldos" w:date="2024-03-11T14:32:00Z">
            <w:rPr/>
          </w:rPrChange>
        </w:rPr>
        <w:t>Uris Lantz Baldos</w:t>
      </w:r>
    </w:p>
    <w:p w14:paraId="489E545F" w14:textId="77777777" w:rsidR="00B5150B" w:rsidRPr="00982C87" w:rsidRDefault="00B5150B">
      <w:pPr>
        <w:pStyle w:val="Date"/>
        <w:rPr>
          <w:ins w:id="58" w:author="Uris Baldos" w:date="2024-03-11T14:31:00Z"/>
          <w:rFonts w:asciiTheme="majorHAnsi" w:hAnsiTheme="majorHAnsi" w:cstheme="majorHAnsi"/>
        </w:rPr>
      </w:pPr>
    </w:p>
    <w:p w14:paraId="39F0F902" w14:textId="77777777" w:rsidR="00B5150B" w:rsidRPr="00982C87" w:rsidRDefault="00B5150B">
      <w:pPr>
        <w:pStyle w:val="Date"/>
        <w:rPr>
          <w:ins w:id="59" w:author="Uris Baldos" w:date="2024-03-11T14:31:00Z"/>
          <w:rFonts w:asciiTheme="majorHAnsi" w:hAnsiTheme="majorHAnsi" w:cstheme="majorHAnsi"/>
        </w:rPr>
      </w:pPr>
    </w:p>
    <w:p w14:paraId="73C9D61D" w14:textId="77777777" w:rsidR="00B5150B" w:rsidRPr="00982C87" w:rsidRDefault="00B5150B">
      <w:pPr>
        <w:pStyle w:val="Date"/>
        <w:rPr>
          <w:ins w:id="60" w:author="Uris Baldos" w:date="2024-03-11T14:31:00Z"/>
          <w:rFonts w:asciiTheme="majorHAnsi" w:hAnsiTheme="majorHAnsi" w:cstheme="majorHAnsi"/>
        </w:rPr>
      </w:pPr>
    </w:p>
    <w:p w14:paraId="62033ECB" w14:textId="77777777" w:rsidR="00B5150B" w:rsidRPr="00982C87" w:rsidRDefault="00B5150B">
      <w:pPr>
        <w:pStyle w:val="Date"/>
        <w:rPr>
          <w:ins w:id="61" w:author="Uris Baldos" w:date="2024-03-11T14:31:00Z"/>
          <w:rFonts w:asciiTheme="majorHAnsi" w:hAnsiTheme="majorHAnsi" w:cstheme="majorHAnsi"/>
        </w:rPr>
      </w:pPr>
    </w:p>
    <w:p w14:paraId="1E170FC3" w14:textId="30714B4F" w:rsidR="00B5150B" w:rsidRPr="00982C87" w:rsidRDefault="00B5150B">
      <w:pPr>
        <w:pStyle w:val="Date"/>
        <w:rPr>
          <w:ins w:id="62" w:author="Uris Baldos" w:date="2024-03-11T14:31:00Z"/>
          <w:rFonts w:asciiTheme="majorHAnsi" w:hAnsiTheme="majorHAnsi" w:cstheme="majorHAnsi"/>
        </w:rPr>
      </w:pPr>
      <w:ins w:id="63" w:author="Uris Baldos" w:date="2024-03-11T14:31:00Z">
        <w:r w:rsidRPr="00982C87">
          <w:rPr>
            <w:rFonts w:asciiTheme="majorHAnsi" w:hAnsiTheme="majorHAnsi" w:cstheme="majorHAnsi"/>
          </w:rPr>
          <w:t>GTAP Working Paper No. XX</w:t>
        </w:r>
      </w:ins>
    </w:p>
    <w:p w14:paraId="2BE65F83" w14:textId="30CB2A90" w:rsidR="009C3BEC" w:rsidRPr="00982C87" w:rsidRDefault="00000000">
      <w:pPr>
        <w:pStyle w:val="Date"/>
        <w:rPr>
          <w:rFonts w:asciiTheme="majorHAnsi" w:hAnsiTheme="majorHAnsi" w:cstheme="majorHAnsi"/>
          <w:rPrChange w:id="64" w:author="Uris Baldos" w:date="2024-03-11T14:32:00Z">
            <w:rPr/>
          </w:rPrChange>
        </w:rPr>
      </w:pPr>
      <w:del w:id="65" w:author="Uris Baldos" w:date="2024-03-11T14:31:00Z">
        <w:r w:rsidRPr="00982C87" w:rsidDel="006F4E3C">
          <w:rPr>
            <w:rFonts w:asciiTheme="majorHAnsi" w:hAnsiTheme="majorHAnsi" w:cstheme="majorHAnsi"/>
            <w:rPrChange w:id="66" w:author="Uris Baldos" w:date="2024-03-11T14:32:00Z">
              <w:rPr/>
            </w:rPrChange>
          </w:rPr>
          <w:delText>2024-03-10</w:delText>
        </w:r>
      </w:del>
      <w:ins w:id="67" w:author="Uris Baldos" w:date="2024-03-11T14:31:00Z">
        <w:r w:rsidR="006F4E3C" w:rsidRPr="00982C87">
          <w:rPr>
            <w:rFonts w:asciiTheme="majorHAnsi" w:hAnsiTheme="majorHAnsi" w:cstheme="majorHAnsi"/>
          </w:rPr>
          <w:t xml:space="preserve">March </w:t>
        </w:r>
      </w:ins>
      <w:ins w:id="68" w:author="Uris Baldos" w:date="2024-03-11T14:32:00Z">
        <w:r w:rsidR="004F64B8" w:rsidRPr="00982C87">
          <w:rPr>
            <w:rFonts w:asciiTheme="majorHAnsi" w:hAnsiTheme="majorHAnsi" w:cstheme="majorHAnsi"/>
          </w:rPr>
          <w:t>2024</w:t>
        </w:r>
      </w:ins>
    </w:p>
    <w:p w14:paraId="31569918" w14:textId="77777777" w:rsidR="00212345" w:rsidRPr="00982C87" w:rsidRDefault="00212345">
      <w:pPr>
        <w:rPr>
          <w:ins w:id="69" w:author="Uris Baldos" w:date="2024-03-11T14:29:00Z"/>
          <w:rFonts w:asciiTheme="majorHAnsi" w:eastAsiaTheme="majorEastAsia" w:hAnsiTheme="majorHAnsi" w:cstheme="majorHAnsi"/>
          <w:b/>
          <w:bCs/>
          <w:color w:val="4F81BD" w:themeColor="accent1"/>
          <w:sz w:val="32"/>
          <w:szCs w:val="32"/>
        </w:rPr>
      </w:pPr>
      <w:ins w:id="70" w:author="Uris Baldos" w:date="2024-03-11T14:29:00Z">
        <w:r w:rsidRPr="00982C87">
          <w:rPr>
            <w:rFonts w:asciiTheme="majorHAnsi" w:hAnsiTheme="majorHAnsi" w:cstheme="majorHAnsi"/>
            <w:rPrChange w:id="71" w:author="Uris Baldos" w:date="2024-03-11T14:32:00Z">
              <w:rPr/>
            </w:rPrChange>
          </w:rPr>
          <w:br w:type="page"/>
        </w:r>
      </w:ins>
    </w:p>
    <w:p w14:paraId="3FEAFD75" w14:textId="1BB607D1" w:rsidR="009C3BEC" w:rsidRPr="006D557A" w:rsidDel="00C95D83" w:rsidRDefault="00000000" w:rsidP="00C95D83">
      <w:pPr>
        <w:rPr>
          <w:del w:id="72" w:author="Uris Baldos" w:date="2024-03-11T14:16:00Z"/>
          <w:sz w:val="36"/>
          <w:szCs w:val="36"/>
          <w:rPrChange w:id="73" w:author="Uris Baldos" w:date="2024-03-11T14:32:00Z">
            <w:rPr>
              <w:del w:id="74" w:author="Uris Baldos" w:date="2024-03-11T14:16:00Z"/>
            </w:rPr>
          </w:rPrChange>
        </w:rPr>
      </w:pPr>
      <w:del w:id="75" w:author="Uris Baldos" w:date="2024-03-11T14:12:00Z">
        <w:r w:rsidRPr="006D557A" w:rsidDel="00C95D83">
          <w:rPr>
            <w:sz w:val="36"/>
            <w:szCs w:val="36"/>
            <w:rPrChange w:id="76" w:author="Uris Baldos" w:date="2024-03-11T14:32:00Z">
              <w:rPr/>
            </w:rPrChange>
          </w:rPr>
          <w:lastRenderedPageBreak/>
          <w:br w:type="page"/>
        </w:r>
      </w:del>
    </w:p>
    <w:p w14:paraId="350A3551" w14:textId="342D3180" w:rsidR="009C3BEC" w:rsidRPr="006D557A" w:rsidRDefault="00000000">
      <w:pPr>
        <w:pStyle w:val="Heading1"/>
        <w:rPr>
          <w:color w:val="auto"/>
          <w:sz w:val="36"/>
          <w:szCs w:val="36"/>
          <w:rPrChange w:id="77" w:author="Uris Baldos" w:date="2024-03-11T14:32:00Z">
            <w:rPr/>
          </w:rPrChange>
        </w:rPr>
      </w:pPr>
      <w:bookmarkStart w:id="78" w:name="workshop-overview"/>
      <w:del w:id="79" w:author="Uris Baldos" w:date="2024-03-11T14:28:00Z">
        <w:r w:rsidRPr="006D557A" w:rsidDel="00887F42">
          <w:rPr>
            <w:color w:val="auto"/>
            <w:sz w:val="36"/>
            <w:szCs w:val="36"/>
            <w:rPrChange w:id="80" w:author="Uris Baldos" w:date="2024-03-11T14:32:00Z">
              <w:rPr/>
            </w:rPrChange>
          </w:rPr>
          <w:delText xml:space="preserve">Workshop </w:delText>
        </w:r>
      </w:del>
      <w:del w:id="81" w:author="Uris Baldos" w:date="2024-03-11T15:35:00Z">
        <w:r w:rsidRPr="006D557A" w:rsidDel="004C360D">
          <w:rPr>
            <w:color w:val="auto"/>
            <w:sz w:val="36"/>
            <w:szCs w:val="36"/>
            <w:rPrChange w:id="82" w:author="Uris Baldos" w:date="2024-03-11T14:32:00Z">
              <w:rPr/>
            </w:rPrChange>
          </w:rPr>
          <w:delText>Overview</w:delText>
        </w:r>
      </w:del>
      <w:ins w:id="83" w:author="Uris Baldos" w:date="2024-03-11T15:35:00Z">
        <w:r w:rsidR="004C360D">
          <w:rPr>
            <w:color w:val="auto"/>
            <w:sz w:val="36"/>
            <w:szCs w:val="36"/>
          </w:rPr>
          <w:t>Introduction</w:t>
        </w:r>
      </w:ins>
    </w:p>
    <w:p w14:paraId="6168D1FA" w14:textId="5FB41348" w:rsidR="00F214AB" w:rsidRPr="007523B8" w:rsidRDefault="00000000" w:rsidP="002770B0">
      <w:pPr>
        <w:pStyle w:val="FirstParagraph"/>
        <w:spacing w:line="360" w:lineRule="auto"/>
        <w:rPr>
          <w:ins w:id="84" w:author="Uris Baldos" w:date="2024-03-11T15:25:00Z"/>
          <w:rFonts w:asciiTheme="majorHAnsi" w:hAnsiTheme="majorHAnsi" w:cstheme="majorHAnsi"/>
        </w:rPr>
        <w:pPrChange w:id="85" w:author="Uris Baldos" w:date="2024-03-11T15:43:00Z">
          <w:pPr>
            <w:pStyle w:val="FirstParagraph"/>
          </w:pPr>
        </w:pPrChange>
      </w:pPr>
      <w:r w:rsidRPr="007523B8">
        <w:rPr>
          <w:rFonts w:asciiTheme="majorHAnsi" w:hAnsiTheme="majorHAnsi" w:cstheme="majorHAnsi"/>
          <w:rPrChange w:id="86" w:author="Uris Baldos" w:date="2024-03-11T15:31:00Z">
            <w:rPr/>
          </w:rPrChange>
        </w:rPr>
        <w:t xml:space="preserve">This </w:t>
      </w:r>
      <w:del w:id="87" w:author="Uris Baldos" w:date="2024-03-11T14:33:00Z">
        <w:r w:rsidRPr="007523B8" w:rsidDel="00D73448">
          <w:rPr>
            <w:rFonts w:asciiTheme="majorHAnsi" w:hAnsiTheme="majorHAnsi" w:cstheme="majorHAnsi"/>
            <w:rPrChange w:id="88" w:author="Uris Baldos" w:date="2024-03-11T15:31:00Z">
              <w:rPr/>
            </w:rPrChange>
          </w:rPr>
          <w:delText xml:space="preserve">workshop </w:delText>
        </w:r>
      </w:del>
      <w:ins w:id="89" w:author="Uris Baldos" w:date="2024-03-11T14:33:00Z">
        <w:r w:rsidR="00D73448" w:rsidRPr="007523B8">
          <w:rPr>
            <w:rFonts w:asciiTheme="majorHAnsi" w:hAnsiTheme="majorHAnsi" w:cstheme="majorHAnsi"/>
            <w:rPrChange w:id="90" w:author="Uris Baldos" w:date="2024-03-11T15:31:00Z">
              <w:rPr/>
            </w:rPrChange>
          </w:rPr>
          <w:t xml:space="preserve">guide </w:t>
        </w:r>
      </w:ins>
      <w:del w:id="91" w:author="Uris Baldos" w:date="2024-03-11T15:30:00Z">
        <w:r w:rsidRPr="007523B8" w:rsidDel="008F05B6">
          <w:rPr>
            <w:rFonts w:asciiTheme="majorHAnsi" w:hAnsiTheme="majorHAnsi" w:cstheme="majorHAnsi"/>
            <w:rPrChange w:id="92" w:author="Uris Baldos" w:date="2024-03-11T15:31:00Z">
              <w:rPr/>
            </w:rPrChange>
          </w:rPr>
          <w:delText xml:space="preserve">is designed to </w:delText>
        </w:r>
      </w:del>
      <w:r w:rsidRPr="007523B8">
        <w:rPr>
          <w:rFonts w:asciiTheme="majorHAnsi" w:hAnsiTheme="majorHAnsi" w:cstheme="majorHAnsi"/>
          <w:rPrChange w:id="93" w:author="Uris Baldos" w:date="2024-03-11T15:31:00Z">
            <w:rPr/>
          </w:rPrChange>
        </w:rPr>
        <w:t>introduce</w:t>
      </w:r>
      <w:ins w:id="94" w:author="Uris Baldos" w:date="2024-03-11T15:30:00Z">
        <w:r w:rsidR="008F05B6" w:rsidRPr="007523B8">
          <w:rPr>
            <w:rFonts w:asciiTheme="majorHAnsi" w:hAnsiTheme="majorHAnsi" w:cstheme="majorHAnsi"/>
          </w:rPr>
          <w:t>s</w:t>
        </w:r>
      </w:ins>
      <w:r w:rsidRPr="007523B8">
        <w:rPr>
          <w:rFonts w:asciiTheme="majorHAnsi" w:hAnsiTheme="majorHAnsi" w:cstheme="majorHAnsi"/>
          <w:rPrChange w:id="95" w:author="Uris Baldos" w:date="2024-03-11T15:31:00Z">
            <w:rPr/>
          </w:rPrChange>
        </w:rPr>
        <w:t xml:space="preserve"> </w:t>
      </w:r>
      <w:del w:id="96" w:author="Uris Baldos" w:date="2024-03-11T14:48:00Z">
        <w:r w:rsidRPr="007523B8" w:rsidDel="004D7AFF">
          <w:rPr>
            <w:rFonts w:asciiTheme="majorHAnsi" w:hAnsiTheme="majorHAnsi" w:cstheme="majorHAnsi"/>
            <w:rPrChange w:id="97" w:author="Uris Baldos" w:date="2024-03-11T15:31:00Z">
              <w:rPr/>
            </w:rPrChange>
          </w:rPr>
          <w:delText>a couple of tools to</w:delText>
        </w:r>
      </w:del>
      <w:ins w:id="98" w:author="Uris Baldos" w:date="2024-03-11T14:48:00Z">
        <w:r w:rsidR="004D7AFF" w:rsidRPr="007523B8">
          <w:rPr>
            <w:rFonts w:asciiTheme="majorHAnsi" w:hAnsiTheme="majorHAnsi" w:cstheme="majorHAnsi"/>
          </w:rPr>
          <w:t>how to</w:t>
        </w:r>
      </w:ins>
      <w:r w:rsidRPr="007523B8">
        <w:rPr>
          <w:rFonts w:asciiTheme="majorHAnsi" w:hAnsiTheme="majorHAnsi" w:cstheme="majorHAnsi"/>
          <w:rPrChange w:id="99" w:author="Uris Baldos" w:date="2024-03-11T15:31:00Z">
            <w:rPr/>
          </w:rPrChange>
        </w:rPr>
        <w:t xml:space="preserve"> </w:t>
      </w:r>
      <w:del w:id="100" w:author="Uris Baldos" w:date="2024-03-11T14:49:00Z">
        <w:r w:rsidRPr="007523B8" w:rsidDel="002A37D1">
          <w:rPr>
            <w:rFonts w:asciiTheme="majorHAnsi" w:hAnsiTheme="majorHAnsi" w:cstheme="majorHAnsi"/>
            <w:rPrChange w:id="101" w:author="Uris Baldos" w:date="2024-03-11T15:31:00Z">
              <w:rPr/>
            </w:rPrChange>
          </w:rPr>
          <w:delText xml:space="preserve">work </w:delText>
        </w:r>
      </w:del>
      <w:ins w:id="102" w:author="Uris Baldos" w:date="2024-03-11T14:49:00Z">
        <w:r w:rsidR="002A37D1" w:rsidRPr="007523B8">
          <w:rPr>
            <w:rFonts w:asciiTheme="majorHAnsi" w:hAnsiTheme="majorHAnsi" w:cstheme="majorHAnsi"/>
          </w:rPr>
          <w:t>run</w:t>
        </w:r>
        <w:r w:rsidR="002A37D1" w:rsidRPr="007523B8">
          <w:rPr>
            <w:rFonts w:asciiTheme="majorHAnsi" w:hAnsiTheme="majorHAnsi" w:cstheme="majorHAnsi"/>
            <w:rPrChange w:id="103" w:author="Uris Baldos" w:date="2024-03-11T15:31:00Z">
              <w:rPr/>
            </w:rPrChange>
          </w:rPr>
          <w:t xml:space="preserve"> </w:t>
        </w:r>
      </w:ins>
      <w:del w:id="104" w:author="Uris Baldos" w:date="2024-03-11T14:49:00Z">
        <w:r w:rsidRPr="007523B8" w:rsidDel="002A37D1">
          <w:rPr>
            <w:rFonts w:asciiTheme="majorHAnsi" w:hAnsiTheme="majorHAnsi" w:cstheme="majorHAnsi"/>
            <w:rPrChange w:id="105" w:author="Uris Baldos" w:date="2024-03-11T15:31:00Z">
              <w:rPr/>
            </w:rPrChange>
          </w:rPr>
          <w:delText xml:space="preserve">with </w:delText>
        </w:r>
      </w:del>
      <w:ins w:id="106" w:author="Uris Baldos" w:date="2024-03-11T14:48:00Z">
        <w:r w:rsidR="005B4DB7" w:rsidRPr="007523B8">
          <w:rPr>
            <w:rFonts w:asciiTheme="majorHAnsi" w:hAnsiTheme="majorHAnsi" w:cstheme="majorHAnsi"/>
          </w:rPr>
          <w:t xml:space="preserve">the </w:t>
        </w:r>
      </w:ins>
      <w:ins w:id="107" w:author="Uris Baldos" w:date="2024-03-11T14:49:00Z">
        <w:r w:rsidR="00644981" w:rsidRPr="007523B8">
          <w:rPr>
            <w:rFonts w:asciiTheme="majorHAnsi" w:hAnsiTheme="majorHAnsi" w:cstheme="majorHAnsi"/>
          </w:rPr>
          <w:t xml:space="preserve">standard </w:t>
        </w:r>
      </w:ins>
      <w:r w:rsidRPr="007523B8">
        <w:rPr>
          <w:rFonts w:asciiTheme="majorHAnsi" w:hAnsiTheme="majorHAnsi" w:cstheme="majorHAnsi"/>
          <w:rPrChange w:id="108" w:author="Uris Baldos" w:date="2024-03-11T15:31:00Z">
            <w:rPr/>
          </w:rPrChange>
        </w:rPr>
        <w:fldChar w:fldCharType="begin"/>
      </w:r>
      <w:r w:rsidRPr="007523B8">
        <w:rPr>
          <w:rFonts w:asciiTheme="majorHAnsi" w:hAnsiTheme="majorHAnsi" w:cstheme="majorHAnsi"/>
          <w:rPrChange w:id="109" w:author="Uris Baldos" w:date="2024-03-11T15:31:00Z">
            <w:rPr/>
          </w:rPrChange>
        </w:rPr>
        <w:instrText>HYPERLINK "https://www.gtap.agecon.purdue.edu/" \h</w:instrText>
      </w:r>
      <w:r w:rsidRPr="007523B8">
        <w:rPr>
          <w:rFonts w:asciiTheme="majorHAnsi" w:hAnsiTheme="majorHAnsi" w:cstheme="majorHAnsi"/>
          <w:rPrChange w:id="110" w:author="Uris Baldos" w:date="2024-03-11T15:31:00Z">
            <w:rPr/>
          </w:rPrChange>
        </w:rPr>
      </w:r>
      <w:r w:rsidRPr="007523B8">
        <w:rPr>
          <w:rFonts w:asciiTheme="majorHAnsi" w:hAnsiTheme="majorHAnsi" w:cstheme="majorHAnsi"/>
          <w:rPrChange w:id="111" w:author="Uris Baldos" w:date="2024-03-11T15:31:00Z">
            <w:rPr/>
          </w:rPrChange>
        </w:rPr>
        <w:fldChar w:fldCharType="separate"/>
      </w:r>
      <w:r w:rsidRPr="007523B8">
        <w:rPr>
          <w:rStyle w:val="Hyperlink"/>
          <w:rFonts w:asciiTheme="majorHAnsi" w:hAnsiTheme="majorHAnsi" w:cstheme="majorHAnsi"/>
          <w:color w:val="auto"/>
          <w:rPrChange w:id="112" w:author="Uris Baldos" w:date="2024-03-11T15:31:00Z">
            <w:rPr>
              <w:rStyle w:val="Hyperlink"/>
            </w:rPr>
          </w:rPrChange>
        </w:rPr>
        <w:t>GTAP</w:t>
      </w:r>
      <w:r w:rsidRPr="007523B8">
        <w:rPr>
          <w:rStyle w:val="Hyperlink"/>
          <w:rFonts w:asciiTheme="majorHAnsi" w:hAnsiTheme="majorHAnsi" w:cstheme="majorHAnsi"/>
          <w:color w:val="auto"/>
          <w:rPrChange w:id="113" w:author="Uris Baldos" w:date="2024-03-11T15:31:00Z">
            <w:rPr>
              <w:rStyle w:val="Hyperlink"/>
            </w:rPr>
          </w:rPrChange>
        </w:rPr>
        <w:fldChar w:fldCharType="end"/>
      </w:r>
      <w:r w:rsidRPr="007523B8">
        <w:rPr>
          <w:rFonts w:asciiTheme="majorHAnsi" w:hAnsiTheme="majorHAnsi" w:cstheme="majorHAnsi"/>
          <w:rPrChange w:id="114" w:author="Uris Baldos" w:date="2024-03-11T15:31:00Z">
            <w:rPr/>
          </w:rPrChange>
        </w:rPr>
        <w:t xml:space="preserve"> model</w:t>
      </w:r>
      <w:del w:id="115" w:author="Uris Baldos" w:date="2024-03-11T14:49:00Z">
        <w:r w:rsidRPr="007523B8" w:rsidDel="00EB1FB1">
          <w:rPr>
            <w:rFonts w:asciiTheme="majorHAnsi" w:hAnsiTheme="majorHAnsi" w:cstheme="majorHAnsi"/>
            <w:rPrChange w:id="116" w:author="Uris Baldos" w:date="2024-03-11T15:31:00Z">
              <w:rPr/>
            </w:rPrChange>
          </w:rPr>
          <w:delText>s</w:delText>
        </w:r>
      </w:del>
      <w:r w:rsidRPr="007523B8">
        <w:rPr>
          <w:rFonts w:asciiTheme="majorHAnsi" w:hAnsiTheme="majorHAnsi" w:cstheme="majorHAnsi"/>
          <w:rPrChange w:id="117" w:author="Uris Baldos" w:date="2024-03-11T15:31:00Z">
            <w:rPr/>
          </w:rPrChange>
        </w:rPr>
        <w:t xml:space="preserve"> in </w:t>
      </w:r>
      <w:ins w:id="118" w:author="Uris Baldos" w:date="2024-03-11T15:26:00Z">
        <w:r w:rsidR="00BF3FA6" w:rsidRPr="007523B8">
          <w:rPr>
            <w:rFonts w:asciiTheme="majorHAnsi" w:hAnsiTheme="majorHAnsi" w:cstheme="majorHAnsi"/>
          </w:rPr>
          <w:t>the R</w:t>
        </w:r>
        <w:r w:rsidR="007F0881" w:rsidRPr="007523B8">
          <w:rPr>
            <w:rFonts w:asciiTheme="majorHAnsi" w:hAnsiTheme="majorHAnsi" w:cstheme="majorHAnsi"/>
          </w:rPr>
          <w:t xml:space="preserve"> statistical software</w:t>
        </w:r>
      </w:ins>
      <w:del w:id="119" w:author="Uris Baldos" w:date="2024-03-11T15:26:00Z">
        <w:r w:rsidRPr="007523B8" w:rsidDel="007F0881">
          <w:rPr>
            <w:rFonts w:asciiTheme="majorHAnsi" w:hAnsiTheme="majorHAnsi" w:cstheme="majorHAnsi"/>
            <w:rPrChange w:id="120" w:author="Uris Baldos" w:date="2024-03-11T15:31:00Z">
              <w:rPr/>
            </w:rPrChange>
          </w:rPr>
          <w:fldChar w:fldCharType="begin"/>
        </w:r>
        <w:r w:rsidRPr="007523B8" w:rsidDel="007F0881">
          <w:rPr>
            <w:rFonts w:asciiTheme="majorHAnsi" w:hAnsiTheme="majorHAnsi" w:cstheme="majorHAnsi"/>
            <w:rPrChange w:id="121" w:author="Uris Baldos" w:date="2024-03-11T15:31:00Z">
              <w:rPr/>
            </w:rPrChange>
          </w:rPr>
          <w:delInstrText>HYPERLINK "https://www.r-project.org/" \h</w:delInstrText>
        </w:r>
        <w:r w:rsidRPr="007523B8" w:rsidDel="007F0881">
          <w:rPr>
            <w:rFonts w:asciiTheme="majorHAnsi" w:hAnsiTheme="majorHAnsi" w:cstheme="majorHAnsi"/>
            <w:rPrChange w:id="122" w:author="Uris Baldos" w:date="2024-03-11T15:31:00Z">
              <w:rPr/>
            </w:rPrChange>
          </w:rPr>
        </w:r>
        <w:r w:rsidRPr="007523B8" w:rsidDel="007F0881">
          <w:rPr>
            <w:rFonts w:asciiTheme="majorHAnsi" w:hAnsiTheme="majorHAnsi" w:cstheme="majorHAnsi"/>
            <w:rPrChange w:id="123" w:author="Uris Baldos" w:date="2024-03-11T15:31:00Z">
              <w:rPr/>
            </w:rPrChange>
          </w:rPr>
          <w:fldChar w:fldCharType="separate"/>
        </w:r>
        <w:r w:rsidRPr="007523B8" w:rsidDel="007F0881">
          <w:rPr>
            <w:rStyle w:val="Hyperlink"/>
            <w:rFonts w:asciiTheme="majorHAnsi" w:hAnsiTheme="majorHAnsi" w:cstheme="majorHAnsi"/>
            <w:color w:val="auto"/>
            <w:rPrChange w:id="124" w:author="Uris Baldos" w:date="2024-03-11T15:31:00Z">
              <w:rPr>
                <w:rStyle w:val="Hyperlink"/>
              </w:rPr>
            </w:rPrChange>
          </w:rPr>
          <w:delText>R</w:delText>
        </w:r>
        <w:r w:rsidRPr="007523B8" w:rsidDel="007F0881">
          <w:rPr>
            <w:rStyle w:val="Hyperlink"/>
            <w:rFonts w:asciiTheme="majorHAnsi" w:hAnsiTheme="majorHAnsi" w:cstheme="majorHAnsi"/>
            <w:color w:val="auto"/>
            <w:rPrChange w:id="125" w:author="Uris Baldos" w:date="2024-03-11T15:31:00Z">
              <w:rPr>
                <w:rStyle w:val="Hyperlink"/>
              </w:rPr>
            </w:rPrChange>
          </w:rPr>
          <w:fldChar w:fldCharType="end"/>
        </w:r>
      </w:del>
      <w:r w:rsidRPr="007523B8">
        <w:rPr>
          <w:rFonts w:asciiTheme="majorHAnsi" w:hAnsiTheme="majorHAnsi" w:cstheme="majorHAnsi"/>
          <w:rPrChange w:id="126" w:author="Uris Baldos" w:date="2024-03-11T15:31:00Z">
            <w:rPr/>
          </w:rPrChange>
        </w:rPr>
        <w:t>.</w:t>
      </w:r>
      <w:ins w:id="127" w:author="Uris Baldos" w:date="2024-03-11T14:50:00Z">
        <w:r w:rsidR="00E71C56" w:rsidRPr="007523B8">
          <w:rPr>
            <w:rFonts w:asciiTheme="majorHAnsi" w:hAnsiTheme="majorHAnsi" w:cstheme="majorHAnsi"/>
          </w:rPr>
          <w:t xml:space="preserve"> </w:t>
        </w:r>
      </w:ins>
      <w:ins w:id="128" w:author="Uris Baldos" w:date="2024-03-11T15:20:00Z">
        <w:r w:rsidR="00CE69F9" w:rsidRPr="007523B8">
          <w:rPr>
            <w:rFonts w:asciiTheme="majorHAnsi" w:hAnsiTheme="majorHAnsi" w:cstheme="majorHAnsi"/>
          </w:rPr>
          <w:t>This is based on the</w:t>
        </w:r>
      </w:ins>
      <w:ins w:id="129" w:author="Uris Baldos" w:date="2024-03-11T15:21:00Z">
        <w:r w:rsidR="00CE69F9" w:rsidRPr="007523B8">
          <w:rPr>
            <w:rFonts w:asciiTheme="majorHAnsi" w:hAnsiTheme="majorHAnsi" w:cstheme="majorHAnsi"/>
          </w:rPr>
          <w:t xml:space="preserve"> </w:t>
        </w:r>
      </w:ins>
      <w:del w:id="130" w:author="Uris Baldos" w:date="2024-03-11T15:22:00Z">
        <w:r w:rsidR="00CE69F9" w:rsidRPr="007523B8" w:rsidDel="00E077E4">
          <w:rPr>
            <w:rFonts w:asciiTheme="majorHAnsi" w:hAnsiTheme="majorHAnsi" w:cstheme="majorHAnsi"/>
          </w:rPr>
          <w:fldChar w:fldCharType="begin"/>
        </w:r>
        <w:r w:rsidR="00D216A2" w:rsidRPr="007523B8" w:rsidDel="00E077E4">
          <w:rPr>
            <w:rFonts w:asciiTheme="majorHAnsi" w:hAnsiTheme="majorHAnsi" w:cstheme="majorHAnsi"/>
          </w:rPr>
          <w:delInstrText xml:space="preserve"> ADDIN ZOTERO_ITEM CSL_CITATION {"citationID":"Az0ncL6f","properties":{"formattedCitation":"(2023)","plainCitation":"(2023)","noteIndex":0},"citationItems":[{"id":12363,"uris":["http://zotero.org/users/121057/items/IHJ4HNU9"],"itemData":{"id":12363,"type":"article-journal","abstract":"With the newly available R packages tabloToR and HARr, it is now possible to run GEMPACK models expressed in the TABLO language entirely in R without the need for a Fortran compiler, the GEMPACK software or any licenses. Working through a simple GTAP simulation, we demonstrate how the simulation may be done in R and show that its results are virtually identical to those obtained in GEMPACK. With tabloToR and HARr offering a working replacement for GEMPACK, the packages could benefit those CGE modelers who are more comfortable working in R than in GEMPACK, and bring about benefits to the CGE modeling community through additional efficiency, easier integration and new features.","container-title":"Journal of Global Economic Analysis","DOI":"10.21642/JGEA.080101AF","ISSN":"2377-2999","issue":"1","language":"en","license":"Copyright (c) 2023 Maros Ivanic","note":"number: 1","source":"jgea.org","title":"GEMPACK simulations in R: A demonstration of running the GTAP model and processing its results entirely in R using packages HARr and tabloToR","title-short":"GEMPACK simulations in R","URL":"https://jgea.org/ojs/index.php/jgea/article/view/185","volume":"8","author":[{"family":"Ivanic","given":"Maros"}],"accessed":{"date-parts":[["2024",3,11]]},"issued":{"date-parts":[["2023",6,9]]}},"suppress-author":true}],"schema":"https://github.com/citation-style-language/schema/raw/master/csl-citation.json"} </w:delInstrText>
        </w:r>
        <w:r w:rsidR="00CE69F9" w:rsidRPr="007523B8" w:rsidDel="00E077E4">
          <w:rPr>
            <w:rFonts w:asciiTheme="majorHAnsi" w:hAnsiTheme="majorHAnsi" w:cstheme="majorHAnsi"/>
          </w:rPr>
          <w:fldChar w:fldCharType="separate"/>
        </w:r>
        <w:r w:rsidR="00D216A2" w:rsidRPr="007523B8" w:rsidDel="00E077E4">
          <w:rPr>
            <w:rFonts w:ascii="Calibri" w:hAnsi="Calibri" w:cs="Calibri"/>
          </w:rPr>
          <w:delText>(2023)</w:delText>
        </w:r>
        <w:r w:rsidR="00CE69F9" w:rsidRPr="007523B8" w:rsidDel="00E077E4">
          <w:rPr>
            <w:rFonts w:asciiTheme="majorHAnsi" w:hAnsiTheme="majorHAnsi" w:cstheme="majorHAnsi"/>
          </w:rPr>
          <w:fldChar w:fldCharType="end"/>
        </w:r>
      </w:del>
      <w:ins w:id="131" w:author="Uris Baldos" w:date="2024-03-11T15:21:00Z">
        <w:r w:rsidR="00E077E4" w:rsidRPr="007523B8">
          <w:rPr>
            <w:rFonts w:asciiTheme="majorHAnsi" w:hAnsiTheme="majorHAnsi" w:cstheme="majorHAnsi"/>
          </w:rPr>
          <w:t>available R packages</w:t>
        </w:r>
      </w:ins>
      <w:ins w:id="132" w:author="Uris Baldos" w:date="2024-03-11T15:22:00Z">
        <w:r w:rsidR="00E077E4" w:rsidRPr="007523B8">
          <w:rPr>
            <w:rFonts w:asciiTheme="majorHAnsi" w:hAnsiTheme="majorHAnsi" w:cstheme="majorHAnsi"/>
          </w:rPr>
          <w:t xml:space="preserve"> developed by </w:t>
        </w:r>
        <w:r w:rsidR="00E077E4" w:rsidRPr="007523B8">
          <w:rPr>
            <w:rFonts w:ascii="Calibri" w:hAnsi="Calibri" w:cs="Calibri"/>
          </w:rPr>
          <w:t>Ivanic</w:t>
        </w:r>
        <w:r w:rsidR="00E077E4" w:rsidRPr="007523B8">
          <w:rPr>
            <w:rFonts w:asciiTheme="majorHAnsi" w:hAnsiTheme="majorHAnsi" w:cstheme="majorHAnsi"/>
          </w:rPr>
          <w:t xml:space="preserve"> </w:t>
        </w:r>
        <w:r w:rsidR="00E077E4" w:rsidRPr="007523B8">
          <w:rPr>
            <w:rFonts w:asciiTheme="majorHAnsi" w:hAnsiTheme="majorHAnsi" w:cstheme="majorHAnsi"/>
          </w:rPr>
          <w:fldChar w:fldCharType="begin"/>
        </w:r>
        <w:r w:rsidR="00E077E4" w:rsidRPr="007523B8">
          <w:rPr>
            <w:rFonts w:asciiTheme="majorHAnsi" w:hAnsiTheme="majorHAnsi" w:cstheme="majorHAnsi"/>
          </w:rPr>
          <w:instrText xml:space="preserve"> ADDIN ZOTERO_ITEM CSL_CITATION {"citationID":"Az0ncL6f","properties":{"formattedCitation":"(2023)","plainCitation":"(2023)","noteIndex":0},"citationItems":[{"id":12363,"uris":["http://zotero.org/users/121057/items/IHJ4HNU9"],"itemData":{"id":12363,"type":"article-journal","abstract":"With the newly available R packages tabloToR and HARr, it is now possible to run GEMPACK models expressed in the TABLO language entirely in R without the need for a Fortran compiler, the GEMPACK software or any licenses. Working through a simple GTAP simulation, we demonstrate how the simulation may be done in R and show that its results are virtually identical to those obtained in GEMPACK. With tabloToR and HARr offering a working replacement for GEMPACK, the packages could benefit those CGE modelers who are more comfortable working in R than in GEMPACK, and bring about benefits to the CGE modeling community through additional efficiency, easier integration and new features.","container-title":"Journal of Global Economic Analysis","DOI":"10.21642/JGEA.080101AF","ISSN":"2377-2999","issue":"1","language":"en","license":"Copyright (c) 2023 Maros Ivanic","note":"number: 1","source":"jgea.org","title":"GEMPACK simulations in R: A demonstration of running the GTAP model and processing its results entirely in R using packages HARr and tabloToR","title-short":"GEMPACK simulations in R","URL":"https://jgea.org/ojs/index.php/jgea/article/view/185","volume":"8","author":[{"family":"Ivanic","given":"Maros"}],"accessed":{"date-parts":[["2024",3,11]]},"issued":{"date-parts":[["2023",6,9]]}},"suppress-author":true}],"schema":"https://github.com/citation-style-language/schema/raw/master/csl-citation.json"} </w:instrText>
        </w:r>
        <w:r w:rsidR="00E077E4" w:rsidRPr="007523B8">
          <w:rPr>
            <w:rFonts w:asciiTheme="majorHAnsi" w:hAnsiTheme="majorHAnsi" w:cstheme="majorHAnsi"/>
          </w:rPr>
          <w:fldChar w:fldCharType="separate"/>
        </w:r>
        <w:r w:rsidR="00E077E4" w:rsidRPr="007523B8">
          <w:rPr>
            <w:rFonts w:ascii="Calibri" w:hAnsi="Calibri" w:cs="Calibri"/>
          </w:rPr>
          <w:t>(2023)</w:t>
        </w:r>
        <w:r w:rsidR="00E077E4" w:rsidRPr="007523B8">
          <w:rPr>
            <w:rFonts w:asciiTheme="majorHAnsi" w:hAnsiTheme="majorHAnsi" w:cstheme="majorHAnsi"/>
          </w:rPr>
          <w:fldChar w:fldCharType="end"/>
        </w:r>
        <w:r w:rsidR="00C25C57" w:rsidRPr="007523B8">
          <w:rPr>
            <w:rFonts w:asciiTheme="majorHAnsi" w:hAnsiTheme="majorHAnsi" w:cstheme="majorHAnsi"/>
          </w:rPr>
          <w:t xml:space="preserve"> </w:t>
        </w:r>
      </w:ins>
      <w:ins w:id="133" w:author="Uris Baldos" w:date="2024-03-11T15:23:00Z">
        <w:r w:rsidR="005954B7" w:rsidRPr="007523B8">
          <w:rPr>
            <w:rFonts w:asciiTheme="majorHAnsi" w:hAnsiTheme="majorHAnsi" w:cstheme="majorHAnsi"/>
          </w:rPr>
          <w:t xml:space="preserve">which </w:t>
        </w:r>
      </w:ins>
      <w:ins w:id="134" w:author="Uris Baldos" w:date="2024-03-11T15:25:00Z">
        <w:r w:rsidR="00ED4F83" w:rsidRPr="007523B8">
          <w:rPr>
            <w:rFonts w:asciiTheme="majorHAnsi" w:hAnsiTheme="majorHAnsi" w:cstheme="majorHAnsi"/>
          </w:rPr>
          <w:t>enabl</w:t>
        </w:r>
      </w:ins>
      <w:ins w:id="135" w:author="Uris Baldos" w:date="2024-03-11T15:26:00Z">
        <w:r w:rsidR="00ED4F83" w:rsidRPr="007523B8">
          <w:rPr>
            <w:rFonts w:asciiTheme="majorHAnsi" w:hAnsiTheme="majorHAnsi" w:cstheme="majorHAnsi"/>
          </w:rPr>
          <w:t>es R</w:t>
        </w:r>
        <w:r w:rsidR="005A7F73" w:rsidRPr="007523B8">
          <w:rPr>
            <w:rFonts w:asciiTheme="majorHAnsi" w:hAnsiTheme="majorHAnsi" w:cstheme="majorHAnsi"/>
          </w:rPr>
          <w:t xml:space="preserve"> to solve</w:t>
        </w:r>
      </w:ins>
      <w:ins w:id="136" w:author="Uris Baldos" w:date="2024-03-11T15:23:00Z">
        <w:r w:rsidR="005954B7" w:rsidRPr="007523B8">
          <w:rPr>
            <w:rFonts w:asciiTheme="majorHAnsi" w:hAnsiTheme="majorHAnsi" w:cstheme="majorHAnsi"/>
          </w:rPr>
          <w:t xml:space="preserve"> GEMPACK models which are coded in the TABLO language</w:t>
        </w:r>
      </w:ins>
      <w:ins w:id="137" w:author="Uris Baldos" w:date="2024-03-11T15:27:00Z">
        <w:r w:rsidR="00C20F06" w:rsidRPr="007523B8">
          <w:rPr>
            <w:rFonts w:asciiTheme="majorHAnsi" w:hAnsiTheme="majorHAnsi" w:cstheme="majorHAnsi"/>
          </w:rPr>
          <w:t xml:space="preserve"> without need for </w:t>
        </w:r>
        <w:r w:rsidR="0092683C" w:rsidRPr="007523B8">
          <w:rPr>
            <w:rFonts w:asciiTheme="majorHAnsi" w:hAnsiTheme="majorHAnsi" w:cstheme="majorHAnsi"/>
          </w:rPr>
          <w:t xml:space="preserve">additional </w:t>
        </w:r>
        <w:r w:rsidR="00C20F06" w:rsidRPr="007523B8">
          <w:rPr>
            <w:rFonts w:asciiTheme="majorHAnsi" w:hAnsiTheme="majorHAnsi" w:cstheme="majorHAnsi"/>
          </w:rPr>
          <w:t>compliers</w:t>
        </w:r>
        <w:r w:rsidR="00874DA4" w:rsidRPr="007523B8">
          <w:rPr>
            <w:rFonts w:asciiTheme="majorHAnsi" w:hAnsiTheme="majorHAnsi" w:cstheme="majorHAnsi"/>
          </w:rPr>
          <w:t>.</w:t>
        </w:r>
      </w:ins>
      <w:ins w:id="138" w:author="Uris Baldos" w:date="2024-03-11T15:25:00Z">
        <w:r w:rsidR="00F214AB" w:rsidRPr="007523B8">
          <w:rPr>
            <w:rFonts w:asciiTheme="majorHAnsi" w:hAnsiTheme="majorHAnsi" w:cstheme="majorHAnsi"/>
          </w:rPr>
          <w:t xml:space="preserve"> </w:t>
        </w:r>
      </w:ins>
      <w:ins w:id="139" w:author="Uris Baldos" w:date="2024-03-11T15:28:00Z">
        <w:r w:rsidR="00B36D14" w:rsidRPr="007523B8">
          <w:rPr>
            <w:rFonts w:asciiTheme="majorHAnsi" w:hAnsiTheme="majorHAnsi" w:cstheme="majorHAnsi"/>
          </w:rPr>
          <w:t xml:space="preserve">In this guide, we will explore </w:t>
        </w:r>
      </w:ins>
      <w:ins w:id="140" w:author="Uris Baldos" w:date="2024-03-11T15:25:00Z">
        <w:r w:rsidR="00F214AB" w:rsidRPr="007523B8">
          <w:rPr>
            <w:rFonts w:asciiTheme="majorHAnsi" w:hAnsiTheme="majorHAnsi" w:cstheme="majorHAnsi"/>
          </w:rPr>
          <w:t xml:space="preserve">the </w:t>
        </w:r>
      </w:ins>
      <w:ins w:id="141" w:author="Uris Baldos" w:date="2024-03-11T15:31:00Z">
        <w:r w:rsidR="002D0C5C">
          <w:rPr>
            <w:rFonts w:asciiTheme="majorHAnsi" w:hAnsiTheme="majorHAnsi" w:cstheme="majorHAnsi"/>
          </w:rPr>
          <w:t>‘</w:t>
        </w:r>
      </w:ins>
      <w:ins w:id="142" w:author="Uris Baldos" w:date="2024-03-11T15:25:00Z">
        <w:r w:rsidR="00F214AB" w:rsidRPr="007523B8">
          <w:rPr>
            <w:rFonts w:asciiTheme="majorHAnsi" w:hAnsiTheme="majorHAnsi" w:cstheme="majorHAnsi"/>
          </w:rPr>
          <w:fldChar w:fldCharType="begin"/>
        </w:r>
        <w:r w:rsidR="00F214AB" w:rsidRPr="007523B8">
          <w:rPr>
            <w:rFonts w:asciiTheme="majorHAnsi" w:hAnsiTheme="majorHAnsi" w:cstheme="majorHAnsi"/>
          </w:rPr>
          <w:instrText>HYPERLINK "https://github.com/USDA-ERS/MTED-HARr" \h</w:instrText>
        </w:r>
        <w:r w:rsidR="00F214AB" w:rsidRPr="007523B8">
          <w:rPr>
            <w:rFonts w:asciiTheme="majorHAnsi" w:hAnsiTheme="majorHAnsi" w:cstheme="majorHAnsi"/>
          </w:rPr>
        </w:r>
        <w:r w:rsidR="00F214AB" w:rsidRPr="007523B8">
          <w:rPr>
            <w:rFonts w:asciiTheme="majorHAnsi" w:hAnsiTheme="majorHAnsi" w:cstheme="majorHAnsi"/>
          </w:rPr>
          <w:fldChar w:fldCharType="separate"/>
        </w:r>
        <w:r w:rsidR="00F214AB" w:rsidRPr="007523B8">
          <w:rPr>
            <w:rStyle w:val="Hyperlink"/>
            <w:rFonts w:asciiTheme="majorHAnsi" w:hAnsiTheme="majorHAnsi" w:cstheme="majorHAnsi"/>
            <w:color w:val="auto"/>
            <w:rPrChange w:id="143" w:author="Uris Baldos" w:date="2024-03-11T15:31:00Z">
              <w:rPr>
                <w:rStyle w:val="Hyperlink"/>
                <w:rFonts w:asciiTheme="majorHAnsi" w:hAnsiTheme="majorHAnsi" w:cstheme="majorHAnsi"/>
              </w:rPr>
            </w:rPrChange>
          </w:rPr>
          <w:t>HARr</w:t>
        </w:r>
        <w:r w:rsidR="00F214AB" w:rsidRPr="007523B8">
          <w:rPr>
            <w:rStyle w:val="Hyperlink"/>
            <w:rFonts w:asciiTheme="majorHAnsi" w:hAnsiTheme="majorHAnsi" w:cstheme="majorHAnsi"/>
            <w:color w:val="auto"/>
            <w:rPrChange w:id="144" w:author="Uris Baldos" w:date="2024-03-11T15:31:00Z">
              <w:rPr>
                <w:rStyle w:val="Hyperlink"/>
                <w:rFonts w:asciiTheme="majorHAnsi" w:hAnsiTheme="majorHAnsi" w:cstheme="majorHAnsi"/>
              </w:rPr>
            </w:rPrChange>
          </w:rPr>
          <w:fldChar w:fldCharType="end"/>
        </w:r>
      </w:ins>
      <w:ins w:id="145" w:author="Uris Baldos" w:date="2024-03-11T15:31:00Z">
        <w:r w:rsidR="002D0C5C">
          <w:rPr>
            <w:rStyle w:val="Hyperlink"/>
            <w:rFonts w:asciiTheme="majorHAnsi" w:hAnsiTheme="majorHAnsi" w:cstheme="majorHAnsi"/>
            <w:color w:val="auto"/>
          </w:rPr>
          <w:t>’</w:t>
        </w:r>
      </w:ins>
      <w:ins w:id="146" w:author="Uris Baldos" w:date="2024-03-11T15:25:00Z">
        <w:r w:rsidR="00F214AB" w:rsidRPr="007523B8">
          <w:rPr>
            <w:rFonts w:asciiTheme="majorHAnsi" w:hAnsiTheme="majorHAnsi" w:cstheme="majorHAnsi"/>
          </w:rPr>
          <w:t xml:space="preserve"> package, which serves as a bridge between the</w:t>
        </w:r>
      </w:ins>
      <w:ins w:id="147" w:author="Uris Baldos" w:date="2024-03-11T15:31:00Z">
        <w:r w:rsidR="001459B8">
          <w:rPr>
            <w:rFonts w:asciiTheme="majorHAnsi" w:hAnsiTheme="majorHAnsi" w:cstheme="majorHAnsi"/>
          </w:rPr>
          <w:t xml:space="preserve"> standard GTAP database and parameters </w:t>
        </w:r>
      </w:ins>
      <w:ins w:id="148" w:author="Uris Baldos" w:date="2024-03-11T15:25:00Z">
        <w:r w:rsidR="00F214AB" w:rsidRPr="007523B8">
          <w:rPr>
            <w:rFonts w:asciiTheme="majorHAnsi" w:hAnsiTheme="majorHAnsi" w:cstheme="majorHAnsi"/>
          </w:rPr>
          <w:t xml:space="preserve">and the R language by reading and writing </w:t>
        </w:r>
        <w:r w:rsidR="00F214AB" w:rsidRPr="007523B8">
          <w:rPr>
            <w:rFonts w:asciiTheme="majorHAnsi" w:hAnsiTheme="majorHAnsi" w:cstheme="majorHAnsi"/>
            <w:i/>
            <w:iCs/>
          </w:rPr>
          <w:t>.har</w:t>
        </w:r>
        <w:r w:rsidR="00F214AB" w:rsidRPr="007523B8">
          <w:rPr>
            <w:rFonts w:asciiTheme="majorHAnsi" w:hAnsiTheme="majorHAnsi" w:cstheme="majorHAnsi"/>
          </w:rPr>
          <w:t xml:space="preserve"> files adopted in the </w:t>
        </w:r>
        <w:r w:rsidR="00F214AB" w:rsidRPr="007523B8">
          <w:rPr>
            <w:rFonts w:asciiTheme="majorHAnsi" w:hAnsiTheme="majorHAnsi" w:cstheme="majorHAnsi"/>
          </w:rPr>
          <w:fldChar w:fldCharType="begin"/>
        </w:r>
        <w:r w:rsidR="00F214AB" w:rsidRPr="007523B8">
          <w:rPr>
            <w:rFonts w:asciiTheme="majorHAnsi" w:hAnsiTheme="majorHAnsi" w:cstheme="majorHAnsi"/>
          </w:rPr>
          <w:instrText>HYPERLINK "https://www.copsmodels.com/gpmanual.htm" \l "gpd5.8.1" \h</w:instrText>
        </w:r>
        <w:r w:rsidR="00F214AB" w:rsidRPr="007523B8">
          <w:rPr>
            <w:rFonts w:asciiTheme="majorHAnsi" w:hAnsiTheme="majorHAnsi" w:cstheme="majorHAnsi"/>
          </w:rPr>
        </w:r>
        <w:r w:rsidR="00F214AB" w:rsidRPr="007523B8">
          <w:rPr>
            <w:rFonts w:asciiTheme="majorHAnsi" w:hAnsiTheme="majorHAnsi" w:cstheme="majorHAnsi"/>
          </w:rPr>
          <w:fldChar w:fldCharType="separate"/>
        </w:r>
        <w:r w:rsidR="00F214AB" w:rsidRPr="007523B8">
          <w:rPr>
            <w:rStyle w:val="Hyperlink"/>
            <w:rFonts w:asciiTheme="majorHAnsi" w:hAnsiTheme="majorHAnsi" w:cstheme="majorHAnsi"/>
            <w:color w:val="auto"/>
            <w:rPrChange w:id="149" w:author="Uris Baldos" w:date="2024-03-11T15:31:00Z">
              <w:rPr>
                <w:rStyle w:val="Hyperlink"/>
                <w:rFonts w:asciiTheme="majorHAnsi" w:hAnsiTheme="majorHAnsi" w:cstheme="majorHAnsi"/>
              </w:rPr>
            </w:rPrChange>
          </w:rPr>
          <w:t>GEMPACK</w:t>
        </w:r>
        <w:r w:rsidR="00F214AB" w:rsidRPr="007523B8">
          <w:rPr>
            <w:rStyle w:val="Hyperlink"/>
            <w:rFonts w:asciiTheme="majorHAnsi" w:hAnsiTheme="majorHAnsi" w:cstheme="majorHAnsi"/>
            <w:color w:val="auto"/>
            <w:rPrChange w:id="150" w:author="Uris Baldos" w:date="2024-03-11T15:31:00Z">
              <w:rPr>
                <w:rStyle w:val="Hyperlink"/>
                <w:rFonts w:asciiTheme="majorHAnsi" w:hAnsiTheme="majorHAnsi" w:cstheme="majorHAnsi"/>
              </w:rPr>
            </w:rPrChange>
          </w:rPr>
          <w:fldChar w:fldCharType="end"/>
        </w:r>
        <w:r w:rsidR="00F214AB" w:rsidRPr="007523B8">
          <w:rPr>
            <w:rFonts w:asciiTheme="majorHAnsi" w:hAnsiTheme="majorHAnsi" w:cstheme="majorHAnsi"/>
          </w:rPr>
          <w:t xml:space="preserve"> suite. </w:t>
        </w:r>
      </w:ins>
      <w:ins w:id="151" w:author="Uris Baldos" w:date="2024-03-11T15:28:00Z">
        <w:r w:rsidR="009C463B" w:rsidRPr="007523B8">
          <w:rPr>
            <w:rFonts w:asciiTheme="majorHAnsi" w:hAnsiTheme="majorHAnsi" w:cstheme="majorHAnsi"/>
          </w:rPr>
          <w:t>Following this, t</w:t>
        </w:r>
      </w:ins>
      <w:ins w:id="152" w:author="Uris Baldos" w:date="2024-03-11T15:25:00Z">
        <w:r w:rsidR="00F214AB" w:rsidRPr="007523B8">
          <w:rPr>
            <w:rFonts w:asciiTheme="majorHAnsi" w:hAnsiTheme="majorHAnsi" w:cstheme="majorHAnsi"/>
          </w:rPr>
          <w:t xml:space="preserve">he </w:t>
        </w:r>
        <w:r w:rsidR="00F214AB" w:rsidRPr="007523B8">
          <w:rPr>
            <w:rFonts w:asciiTheme="majorHAnsi" w:hAnsiTheme="majorHAnsi" w:cstheme="majorHAnsi"/>
          </w:rPr>
          <w:fldChar w:fldCharType="begin"/>
        </w:r>
        <w:r w:rsidR="00F214AB" w:rsidRPr="007523B8">
          <w:rPr>
            <w:rFonts w:asciiTheme="majorHAnsi" w:hAnsiTheme="majorHAnsi" w:cstheme="majorHAnsi"/>
          </w:rPr>
          <w:instrText>HYPERLINK "https://github.com/USDA-ERS/MTED-TabloToR" \h</w:instrText>
        </w:r>
        <w:r w:rsidR="00F214AB" w:rsidRPr="007523B8">
          <w:rPr>
            <w:rFonts w:asciiTheme="majorHAnsi" w:hAnsiTheme="majorHAnsi" w:cstheme="majorHAnsi"/>
          </w:rPr>
        </w:r>
        <w:r w:rsidR="00F214AB" w:rsidRPr="007523B8">
          <w:rPr>
            <w:rFonts w:asciiTheme="majorHAnsi" w:hAnsiTheme="majorHAnsi" w:cstheme="majorHAnsi"/>
          </w:rPr>
          <w:fldChar w:fldCharType="separate"/>
        </w:r>
        <w:r w:rsidR="00F214AB" w:rsidRPr="007523B8">
          <w:rPr>
            <w:rStyle w:val="Hyperlink"/>
            <w:rFonts w:asciiTheme="majorHAnsi" w:hAnsiTheme="majorHAnsi" w:cstheme="majorHAnsi"/>
            <w:color w:val="auto"/>
            <w:rPrChange w:id="153" w:author="Uris Baldos" w:date="2024-03-11T15:31:00Z">
              <w:rPr>
                <w:rStyle w:val="Hyperlink"/>
                <w:rFonts w:asciiTheme="majorHAnsi" w:hAnsiTheme="majorHAnsi" w:cstheme="majorHAnsi"/>
              </w:rPr>
            </w:rPrChange>
          </w:rPr>
          <w:t>TabloToR</w:t>
        </w:r>
        <w:r w:rsidR="00F214AB" w:rsidRPr="007523B8">
          <w:rPr>
            <w:rStyle w:val="Hyperlink"/>
            <w:rFonts w:asciiTheme="majorHAnsi" w:hAnsiTheme="majorHAnsi" w:cstheme="majorHAnsi"/>
            <w:color w:val="auto"/>
            <w:rPrChange w:id="154" w:author="Uris Baldos" w:date="2024-03-11T15:31:00Z">
              <w:rPr>
                <w:rStyle w:val="Hyperlink"/>
                <w:rFonts w:asciiTheme="majorHAnsi" w:hAnsiTheme="majorHAnsi" w:cstheme="majorHAnsi"/>
              </w:rPr>
            </w:rPrChange>
          </w:rPr>
          <w:fldChar w:fldCharType="end"/>
        </w:r>
        <w:r w:rsidR="00F214AB" w:rsidRPr="007523B8">
          <w:rPr>
            <w:rFonts w:asciiTheme="majorHAnsi" w:hAnsiTheme="majorHAnsi" w:cstheme="majorHAnsi"/>
          </w:rPr>
          <w:t xml:space="preserve"> package runs</w:t>
        </w:r>
      </w:ins>
      <w:ins w:id="155" w:author="Uris Baldos" w:date="2024-03-11T15:32:00Z">
        <w:r w:rsidR="008076EB">
          <w:rPr>
            <w:rFonts w:asciiTheme="majorHAnsi" w:hAnsiTheme="majorHAnsi" w:cstheme="majorHAnsi"/>
          </w:rPr>
          <w:t xml:space="preserve"> standard</w:t>
        </w:r>
      </w:ins>
      <w:ins w:id="156" w:author="Uris Baldos" w:date="2024-03-11T15:25:00Z">
        <w:r w:rsidR="00F214AB" w:rsidRPr="007523B8">
          <w:rPr>
            <w:rFonts w:asciiTheme="majorHAnsi" w:hAnsiTheme="majorHAnsi" w:cstheme="majorHAnsi"/>
          </w:rPr>
          <w:t xml:space="preserve"> GTAP </w:t>
        </w:r>
      </w:ins>
      <w:ins w:id="157" w:author="Uris Baldos" w:date="2024-03-11T15:32:00Z">
        <w:r w:rsidR="005E4CE4">
          <w:rPr>
            <w:rFonts w:asciiTheme="majorHAnsi" w:hAnsiTheme="majorHAnsi" w:cstheme="majorHAnsi"/>
          </w:rPr>
          <w:t xml:space="preserve">version 7 </w:t>
        </w:r>
        <w:r w:rsidR="001D24BF">
          <w:rPr>
            <w:rFonts w:asciiTheme="majorHAnsi" w:hAnsiTheme="majorHAnsi" w:cstheme="majorHAnsi"/>
          </w:rPr>
          <w:t>model</w:t>
        </w:r>
        <w:r w:rsidR="005340A4">
          <w:rPr>
            <w:rFonts w:asciiTheme="majorHAnsi" w:hAnsiTheme="majorHAnsi" w:cstheme="majorHAnsi"/>
          </w:rPr>
          <w:t xml:space="preserve"> </w:t>
        </w:r>
      </w:ins>
      <w:r w:rsidR="00033BCE">
        <w:rPr>
          <w:rFonts w:asciiTheme="majorHAnsi" w:hAnsiTheme="majorHAnsi" w:cstheme="majorHAnsi"/>
        </w:rPr>
        <w:fldChar w:fldCharType="begin"/>
      </w:r>
      <w:r w:rsidR="00033BCE">
        <w:rPr>
          <w:rFonts w:asciiTheme="majorHAnsi" w:hAnsiTheme="majorHAnsi" w:cstheme="majorHAnsi"/>
        </w:rPr>
        <w:instrText xml:space="preserve"> ADDIN ZOTERO_ITEM CSL_CITATION {"citationID":"3YImaCpt","properties":{"formattedCitation":"(Corong et al., 2017)","plainCitation":"(Corong et al., 2017)","noteIndex":0},"citationItems":[{"id":10536,"uris":["http://zotero.org/users/121057/items/ILCWNLHL"],"itemData":{"id":10536,"type":"article-journal","abstract":"This paper provides complete documentation for version 7 of the </w:instrText>
      </w:r>
      <w:r w:rsidR="00033BCE">
        <w:rPr>
          <w:rFonts w:ascii="Tahoma" w:hAnsi="Tahoma" w:cs="Tahoma"/>
        </w:rPr>
        <w:instrText>�</w:instrText>
      </w:r>
      <w:r w:rsidR="00033BCE">
        <w:rPr>
          <w:rFonts w:asciiTheme="majorHAnsi" w:hAnsiTheme="majorHAnsi" w:cstheme="majorHAnsi"/>
        </w:rPr>
        <w:instrText>standard</w:instrText>
      </w:r>
      <w:r w:rsidR="00033BCE">
        <w:rPr>
          <w:rFonts w:ascii="Tahoma" w:hAnsi="Tahoma" w:cs="Tahoma"/>
        </w:rPr>
        <w:instrText>�</w:instrText>
      </w:r>
      <w:r w:rsidR="00033BCE">
        <w:rPr>
          <w:rFonts w:asciiTheme="majorHAnsi" w:hAnsiTheme="majorHAnsi" w:cstheme="majorHAnsi"/>
        </w:rPr>
        <w:instrText xml:space="preserve"> Global Trade Analysis Project (GTAP) model. This is the first comprehensive documentation of the model since the 1997 </w:instrText>
      </w:r>
      <w:r w:rsidR="00033BCE">
        <w:rPr>
          <w:rFonts w:ascii="Tahoma" w:hAnsi="Tahoma" w:cs="Tahoma"/>
        </w:rPr>
        <w:instrText>�</w:instrText>
      </w:r>
      <w:r w:rsidR="00033BCE">
        <w:rPr>
          <w:rFonts w:asciiTheme="majorHAnsi" w:hAnsiTheme="majorHAnsi" w:cstheme="majorHAnsi"/>
        </w:rPr>
        <w:instrText>GTAP book</w:instrText>
      </w:r>
      <w:r w:rsidR="00033BCE">
        <w:rPr>
          <w:rFonts w:ascii="Tahoma" w:hAnsi="Tahoma" w:cs="Tahoma"/>
        </w:rPr>
        <w:instrText>�</w:instrText>
      </w:r>
      <w:r w:rsidR="00033BCE">
        <w:rPr>
          <w:rFonts w:asciiTheme="majorHAnsi" w:hAnsiTheme="majorHAnsi" w:cstheme="majorHAnsi"/>
        </w:rPr>
        <w:instrText xml:space="preserve"> and this updated version includes some important new features. On a substantive level, commodities and activities are separated, allowing for multi-product sectors, as well as multiple sectors producing the same commodity. Additional flexibility is provided for modeling of production and consumption behavior, and the valuation and naming conventions have been modified. In addition, this paper folds in important advances since the 1997 publication, including the revised treatment of non-homotheticity in final demand, the welfare decomposition and multi-modal international transportation. The paper opens with an overview which puts this widely used model in broader context. The model exposition is comprehensive and includes a bridging table linking the original, </w:instrText>
      </w:r>
      <w:r w:rsidR="00033BCE">
        <w:rPr>
          <w:rFonts w:ascii="Tahoma" w:hAnsi="Tahoma" w:cs="Tahoma"/>
        </w:rPr>
        <w:instrText>�</w:instrText>
      </w:r>
      <w:r w:rsidR="00033BCE">
        <w:rPr>
          <w:rFonts w:asciiTheme="majorHAnsi" w:hAnsiTheme="majorHAnsi" w:cstheme="majorHAnsi"/>
        </w:rPr>
        <w:instrText>classic</w:instrText>
      </w:r>
      <w:r w:rsidR="00033BCE">
        <w:rPr>
          <w:rFonts w:ascii="Tahoma" w:hAnsi="Tahoma" w:cs="Tahoma"/>
        </w:rPr>
        <w:instrText>�</w:instrText>
      </w:r>
      <w:r w:rsidR="00033BCE">
        <w:rPr>
          <w:rFonts w:asciiTheme="majorHAnsi" w:hAnsiTheme="majorHAnsi" w:cstheme="majorHAnsi"/>
        </w:rPr>
        <w:instrText xml:space="preserve"> model with the current version. This is followed by a section discussing the major extensions of the standard model and how they are being used. The paper closes with an overall assessment and a discussion of future research directions.  </w:instrText>
      </w:r>
      <w:r w:rsidR="00033BCE">
        <w:rPr>
          <w:rFonts w:ascii="Tahoma" w:hAnsi="Tahoma" w:cs="Tahoma"/>
        </w:rPr>
        <w:instrText>�</w:instrText>
      </w:r>
      <w:r w:rsidR="00033BCE">
        <w:rPr>
          <w:rFonts w:asciiTheme="majorHAnsi" w:hAnsiTheme="majorHAnsi" w:cstheme="majorHAnsi"/>
        </w:rPr>
        <w:instrText xml:space="preserve">","container-title":"Journal of Global Economic Analysis; Vol 2, No 1 (2017)","DOI":"10.21642/JGEA.020101AF","title":"The Standard GTAP Model, Version 7","URL":"https://jgea.org/ojs/index.php/jgea/article/view/47","author":[{"family":"Corong","given":"Erwin L."},{"family":"Hertel","given":"Thomas W."},{"family":"McDougall","given":"Robert"},{"family":"Tsigas","given":"Marinos E."},{"family":"Mensbrugghe","given":"Dominique","non-dropping-particle":"van der"}],"issued":{"date-parts":[["2017"]]}}}],"schema":"https://github.com/citation-style-language/schema/raw/master/csl-citation.json"} </w:instrText>
      </w:r>
      <w:r w:rsidR="00033BCE">
        <w:rPr>
          <w:rFonts w:asciiTheme="majorHAnsi" w:hAnsiTheme="majorHAnsi" w:cstheme="majorHAnsi"/>
        </w:rPr>
        <w:fldChar w:fldCharType="separate"/>
      </w:r>
      <w:r w:rsidR="00033BCE" w:rsidRPr="00033BCE">
        <w:rPr>
          <w:rFonts w:ascii="Calibri" w:hAnsi="Calibri" w:cs="Calibri"/>
        </w:rPr>
        <w:t>(Corong et al., 2017)</w:t>
      </w:r>
      <w:r w:rsidR="00033BCE">
        <w:rPr>
          <w:rFonts w:asciiTheme="majorHAnsi" w:hAnsiTheme="majorHAnsi" w:cstheme="majorHAnsi"/>
        </w:rPr>
        <w:fldChar w:fldCharType="end"/>
      </w:r>
      <w:ins w:id="158" w:author="Uris Baldos" w:date="2024-03-11T15:25:00Z">
        <w:r w:rsidR="00F214AB" w:rsidRPr="007523B8">
          <w:rPr>
            <w:rFonts w:asciiTheme="majorHAnsi" w:hAnsiTheme="majorHAnsi" w:cstheme="majorHAnsi"/>
          </w:rPr>
          <w:t xml:space="preserve"> as it interprets the model in GEMPACK-style TABLO</w:t>
        </w:r>
        <w:r w:rsidR="00F214AB" w:rsidRPr="007523B8">
          <w:rPr>
            <w:rFonts w:asciiTheme="majorHAnsi" w:hAnsiTheme="majorHAnsi" w:cstheme="majorHAnsi"/>
            <w:i/>
            <w:iCs/>
          </w:rPr>
          <w:t>.tab</w:t>
        </w:r>
        <w:r w:rsidR="00F214AB" w:rsidRPr="007523B8">
          <w:rPr>
            <w:rFonts w:asciiTheme="majorHAnsi" w:hAnsiTheme="majorHAnsi" w:cstheme="majorHAnsi"/>
          </w:rPr>
          <w:t xml:space="preserve"> files and solves it within the R environment.  </w:t>
        </w:r>
      </w:ins>
      <w:ins w:id="159" w:author="Uris Baldos" w:date="2024-03-11T15:34:00Z">
        <w:r w:rsidR="00565713" w:rsidRPr="00565713">
          <w:rPr>
            <w:rFonts w:asciiTheme="majorHAnsi" w:hAnsiTheme="majorHAnsi" w:cstheme="majorHAnsi"/>
          </w:rPr>
          <w:t>The diagram below illustrates the R package workflow for modeling. It starts with initializing the model, followed by configuring data loading, model translation from TABLO to R, closure setup, and shock application. The process concludes with running the model to obtain results.</w:t>
        </w:r>
      </w:ins>
    </w:p>
    <w:p w14:paraId="50080799" w14:textId="17E606D9" w:rsidR="00E2299D" w:rsidRPr="00E2299D" w:rsidDel="00F214AB" w:rsidRDefault="00000000" w:rsidP="00E2299D">
      <w:pPr>
        <w:pStyle w:val="BodyText"/>
        <w:rPr>
          <w:del w:id="160" w:author="Uris Baldos" w:date="2024-03-11T15:25:00Z"/>
        </w:rPr>
        <w:pPrChange w:id="161" w:author="Uris Baldos" w:date="2024-03-11T14:50:00Z">
          <w:pPr>
            <w:pStyle w:val="FirstParagraph"/>
          </w:pPr>
        </w:pPrChange>
      </w:pPr>
      <w:del w:id="162" w:author="Uris Baldos" w:date="2024-03-11T15:34:00Z">
        <w:r w:rsidRPr="00A32080" w:rsidDel="00D04671">
          <w:rPr>
            <w:rFonts w:asciiTheme="majorHAnsi" w:hAnsiTheme="majorHAnsi" w:cstheme="majorHAnsi"/>
            <w:rPrChange w:id="163" w:author="Uris Baldos" w:date="2024-03-11T14:49:00Z">
              <w:rPr/>
            </w:rPrChange>
          </w:rPr>
          <w:delText xml:space="preserve"> </w:delText>
        </w:r>
      </w:del>
      <w:del w:id="164" w:author="Uris Baldos" w:date="2024-03-11T14:46:00Z">
        <w:r w:rsidRPr="00D04671" w:rsidDel="006D589A">
          <w:rPr>
            <w:rFonts w:asciiTheme="majorHAnsi" w:hAnsiTheme="majorHAnsi" w:cstheme="majorHAnsi"/>
          </w:rPr>
          <w:delText xml:space="preserve">Our session, spanning 120 minutes, will </w:delText>
        </w:r>
      </w:del>
      <w:del w:id="165" w:author="Uris Baldos" w:date="2024-03-11T15:34:00Z">
        <w:r w:rsidRPr="00D04671" w:rsidDel="00D04671">
          <w:rPr>
            <w:rFonts w:asciiTheme="majorHAnsi" w:hAnsiTheme="majorHAnsi" w:cstheme="majorHAnsi"/>
          </w:rPr>
          <w:delText xml:space="preserve">cover a comprehensive range of topics, from the basic installation of the packages to utilizing its features. </w:delText>
        </w:r>
      </w:del>
      <w:del w:id="166" w:author="Uris Baldos" w:date="2024-03-11T14:50:00Z">
        <w:r w:rsidRPr="00F214AB" w:rsidDel="00E2299D">
          <w:rPr>
            <w:rFonts w:asciiTheme="majorHAnsi" w:hAnsiTheme="majorHAnsi" w:cstheme="majorHAnsi"/>
          </w:rPr>
          <w:delText>This workshop is structured to provide a comprehensive overview of the strategies used to interpret and solve the GTAP version 7</w:delText>
        </w:r>
        <w:r w:rsidRPr="00F214AB" w:rsidDel="00E2299D">
          <w:rPr>
            <w:rStyle w:val="FootnoteReference"/>
            <w:rFonts w:asciiTheme="majorHAnsi" w:hAnsiTheme="majorHAnsi" w:cstheme="majorHAnsi"/>
          </w:rPr>
          <w:footnoteReference w:id="2"/>
        </w:r>
        <w:r w:rsidRPr="00F214AB" w:rsidDel="00E2299D">
          <w:rPr>
            <w:rFonts w:asciiTheme="majorHAnsi" w:hAnsiTheme="majorHAnsi" w:cstheme="majorHAnsi"/>
          </w:rPr>
          <w:delText xml:space="preserve"> model, with a primary focus on practical, hands-on experience. </w:delText>
        </w:r>
      </w:del>
      <w:del w:id="169" w:author="Uris Baldos" w:date="2024-03-11T15:25:00Z">
        <w:r w:rsidRPr="00F214AB" w:rsidDel="00F214AB">
          <w:rPr>
            <w:rFonts w:asciiTheme="majorHAnsi" w:hAnsiTheme="majorHAnsi" w:cstheme="majorHAnsi"/>
          </w:rPr>
          <w:delText xml:space="preserve">Among the packages used in the workshop is the </w:delText>
        </w:r>
        <w:r w:rsidRPr="00F214AB" w:rsidDel="00F214AB">
          <w:rPr>
            <w:rFonts w:asciiTheme="majorHAnsi" w:hAnsiTheme="majorHAnsi" w:cstheme="majorHAnsi"/>
          </w:rPr>
          <w:fldChar w:fldCharType="begin"/>
        </w:r>
        <w:r w:rsidRPr="00F214AB" w:rsidDel="00F214AB">
          <w:rPr>
            <w:rFonts w:asciiTheme="majorHAnsi" w:hAnsiTheme="majorHAnsi" w:cstheme="majorHAnsi"/>
          </w:rPr>
          <w:delInstrText>HYPERLINK "https://github.com/USDA-ERS/MTED-HARr" \h</w:delInstrText>
        </w:r>
        <w:r w:rsidRPr="00F214AB" w:rsidDel="00F214AB">
          <w:rPr>
            <w:rFonts w:asciiTheme="majorHAnsi" w:hAnsiTheme="majorHAnsi" w:cstheme="majorHAnsi"/>
          </w:rPr>
        </w:r>
        <w:r w:rsidRPr="00F214AB" w:rsidDel="00F214AB">
          <w:rPr>
            <w:rFonts w:asciiTheme="majorHAnsi" w:hAnsiTheme="majorHAnsi" w:cstheme="majorHAnsi"/>
          </w:rPr>
          <w:fldChar w:fldCharType="separate"/>
        </w:r>
        <w:r w:rsidRPr="00F214AB" w:rsidDel="00F214AB">
          <w:rPr>
            <w:rStyle w:val="Hyperlink"/>
            <w:rFonts w:asciiTheme="majorHAnsi" w:hAnsiTheme="majorHAnsi" w:cstheme="majorHAnsi"/>
          </w:rPr>
          <w:delText>HARr</w:delText>
        </w:r>
        <w:r w:rsidRPr="00F214AB" w:rsidDel="00F214AB">
          <w:rPr>
            <w:rStyle w:val="Hyperlink"/>
            <w:rFonts w:asciiTheme="majorHAnsi" w:hAnsiTheme="majorHAnsi" w:cstheme="majorHAnsi"/>
          </w:rPr>
          <w:fldChar w:fldCharType="end"/>
        </w:r>
        <w:r w:rsidRPr="00F214AB" w:rsidDel="00F214AB">
          <w:rPr>
            <w:rFonts w:asciiTheme="majorHAnsi" w:hAnsiTheme="majorHAnsi" w:cstheme="majorHAnsi"/>
          </w:rPr>
          <w:delText xml:space="preserve"> package, which serves as a bridge between the databases and the R language by reading and writing </w:delText>
        </w:r>
        <w:r w:rsidRPr="00F214AB" w:rsidDel="00F214AB">
          <w:rPr>
            <w:rFonts w:asciiTheme="majorHAnsi" w:hAnsiTheme="majorHAnsi" w:cstheme="majorHAnsi"/>
            <w:i/>
            <w:iCs/>
          </w:rPr>
          <w:delText>.har</w:delText>
        </w:r>
        <w:r w:rsidRPr="00F214AB" w:rsidDel="00F214AB">
          <w:rPr>
            <w:rFonts w:asciiTheme="majorHAnsi" w:hAnsiTheme="majorHAnsi" w:cstheme="majorHAnsi"/>
          </w:rPr>
          <w:delText xml:space="preserve"> files adopted in the </w:delText>
        </w:r>
        <w:r w:rsidRPr="00F214AB" w:rsidDel="00F214AB">
          <w:rPr>
            <w:rFonts w:asciiTheme="majorHAnsi" w:hAnsiTheme="majorHAnsi" w:cstheme="majorHAnsi"/>
          </w:rPr>
          <w:fldChar w:fldCharType="begin"/>
        </w:r>
        <w:r w:rsidRPr="00F214AB" w:rsidDel="00F214AB">
          <w:rPr>
            <w:rFonts w:asciiTheme="majorHAnsi" w:hAnsiTheme="majorHAnsi" w:cstheme="majorHAnsi"/>
          </w:rPr>
          <w:delInstrText>HYPERLINK "https://www.copsmodels.com/gpmanual.htm" \l "gpd5.8.1" \h</w:delInstrText>
        </w:r>
        <w:r w:rsidRPr="00F214AB" w:rsidDel="00F214AB">
          <w:rPr>
            <w:rFonts w:asciiTheme="majorHAnsi" w:hAnsiTheme="majorHAnsi" w:cstheme="majorHAnsi"/>
          </w:rPr>
        </w:r>
        <w:r w:rsidRPr="00F214AB" w:rsidDel="00F214AB">
          <w:rPr>
            <w:rFonts w:asciiTheme="majorHAnsi" w:hAnsiTheme="majorHAnsi" w:cstheme="majorHAnsi"/>
          </w:rPr>
          <w:fldChar w:fldCharType="separate"/>
        </w:r>
        <w:r w:rsidRPr="00F214AB" w:rsidDel="00F214AB">
          <w:rPr>
            <w:rStyle w:val="Hyperlink"/>
            <w:rFonts w:asciiTheme="majorHAnsi" w:hAnsiTheme="majorHAnsi" w:cstheme="majorHAnsi"/>
          </w:rPr>
          <w:delText>GEMPACK</w:delText>
        </w:r>
        <w:r w:rsidRPr="00F214AB" w:rsidDel="00F214AB">
          <w:rPr>
            <w:rStyle w:val="Hyperlink"/>
            <w:rFonts w:asciiTheme="majorHAnsi" w:hAnsiTheme="majorHAnsi" w:cstheme="majorHAnsi"/>
          </w:rPr>
          <w:fldChar w:fldCharType="end"/>
        </w:r>
        <w:r w:rsidRPr="00F214AB" w:rsidDel="00F214AB">
          <w:rPr>
            <w:rFonts w:asciiTheme="majorHAnsi" w:hAnsiTheme="majorHAnsi" w:cstheme="majorHAnsi"/>
          </w:rPr>
          <w:delText xml:space="preserve"> suite. The </w:delText>
        </w:r>
        <w:r w:rsidRPr="00F214AB" w:rsidDel="00F214AB">
          <w:rPr>
            <w:rFonts w:asciiTheme="majorHAnsi" w:hAnsiTheme="majorHAnsi" w:cstheme="majorHAnsi"/>
          </w:rPr>
          <w:fldChar w:fldCharType="begin"/>
        </w:r>
        <w:r w:rsidRPr="00F214AB" w:rsidDel="00F214AB">
          <w:rPr>
            <w:rFonts w:asciiTheme="majorHAnsi" w:hAnsiTheme="majorHAnsi" w:cstheme="majorHAnsi"/>
          </w:rPr>
          <w:delInstrText>HYPERLINK "https://github.com/USDA-ERS/MTED-TabloToR" \h</w:delInstrText>
        </w:r>
        <w:r w:rsidRPr="00F214AB" w:rsidDel="00F214AB">
          <w:rPr>
            <w:rFonts w:asciiTheme="majorHAnsi" w:hAnsiTheme="majorHAnsi" w:cstheme="majorHAnsi"/>
          </w:rPr>
        </w:r>
        <w:r w:rsidRPr="00F214AB" w:rsidDel="00F214AB">
          <w:rPr>
            <w:rFonts w:asciiTheme="majorHAnsi" w:hAnsiTheme="majorHAnsi" w:cstheme="majorHAnsi"/>
          </w:rPr>
          <w:fldChar w:fldCharType="separate"/>
        </w:r>
        <w:r w:rsidRPr="00F214AB" w:rsidDel="00F214AB">
          <w:rPr>
            <w:rStyle w:val="Hyperlink"/>
            <w:rFonts w:asciiTheme="majorHAnsi" w:hAnsiTheme="majorHAnsi" w:cstheme="majorHAnsi"/>
          </w:rPr>
          <w:delText>TabloToR</w:delText>
        </w:r>
        <w:r w:rsidRPr="00F214AB" w:rsidDel="00F214AB">
          <w:rPr>
            <w:rStyle w:val="Hyperlink"/>
            <w:rFonts w:asciiTheme="majorHAnsi" w:hAnsiTheme="majorHAnsi" w:cstheme="majorHAnsi"/>
          </w:rPr>
          <w:fldChar w:fldCharType="end"/>
        </w:r>
        <w:r w:rsidRPr="00F214AB" w:rsidDel="00F214AB">
          <w:rPr>
            <w:rFonts w:asciiTheme="majorHAnsi" w:hAnsiTheme="majorHAnsi" w:cstheme="majorHAnsi"/>
          </w:rPr>
          <w:delText xml:space="preserve"> package that runs GTAP simulations as it interprets the model in GEMPACK-style TABLO </w:delText>
        </w:r>
        <w:r w:rsidRPr="00F214AB" w:rsidDel="00F214AB">
          <w:rPr>
            <w:rFonts w:asciiTheme="majorHAnsi" w:hAnsiTheme="majorHAnsi" w:cstheme="majorHAnsi"/>
            <w:i/>
            <w:iCs/>
          </w:rPr>
          <w:delText>.tab</w:delText>
        </w:r>
        <w:r w:rsidRPr="00F214AB" w:rsidDel="00F214AB">
          <w:rPr>
            <w:rFonts w:asciiTheme="majorHAnsi" w:hAnsiTheme="majorHAnsi" w:cstheme="majorHAnsi"/>
          </w:rPr>
          <w:delText xml:space="preserve"> files and solves it within the R environment</w:delText>
        </w:r>
        <w:r w:rsidRPr="00F214AB" w:rsidDel="00F214AB">
          <w:rPr>
            <w:rStyle w:val="FootnoteReference"/>
            <w:rFonts w:asciiTheme="majorHAnsi" w:hAnsiTheme="majorHAnsi" w:cstheme="majorHAnsi"/>
          </w:rPr>
          <w:footnoteReference w:id="3"/>
        </w:r>
        <w:r w:rsidRPr="00F214AB" w:rsidDel="00F214AB">
          <w:rPr>
            <w:rFonts w:asciiTheme="majorHAnsi" w:hAnsiTheme="majorHAnsi" w:cstheme="majorHAnsi"/>
          </w:rPr>
          <w:delText>. Other data visualization packages are also used as an example of an application for building automated analysis in R.</w:delText>
        </w:r>
      </w:del>
    </w:p>
    <w:p w14:paraId="5E54111C" w14:textId="1C9303E6" w:rsidR="009C3BEC" w:rsidDel="00354B2C" w:rsidRDefault="00000000">
      <w:pPr>
        <w:pStyle w:val="TableCaption"/>
        <w:rPr>
          <w:del w:id="172" w:author="Uris Baldos" w:date="2024-03-11T14:32:00Z"/>
        </w:rPr>
      </w:pPr>
      <w:del w:id="173" w:author="Uris Baldos" w:date="2024-03-11T14:32:00Z">
        <w:r w:rsidDel="00354B2C">
          <w:delText>Workshop Agenda</w:delText>
        </w:r>
      </w:del>
    </w:p>
    <w:tbl>
      <w:tblPr>
        <w:tblStyle w:val="Table"/>
        <w:tblW w:w="0" w:type="auto"/>
        <w:tblLook w:val="0020" w:firstRow="1" w:lastRow="0" w:firstColumn="0" w:lastColumn="0" w:noHBand="0" w:noVBand="0"/>
      </w:tblPr>
      <w:tblGrid>
        <w:gridCol w:w="2"/>
        <w:gridCol w:w="8451"/>
        <w:gridCol w:w="1123"/>
        <w:tblGridChange w:id="174">
          <w:tblGrid>
            <w:gridCol w:w="128"/>
            <w:gridCol w:w="5113"/>
            <w:gridCol w:w="3212"/>
            <w:gridCol w:w="1123"/>
          </w:tblGrid>
        </w:tblGridChange>
      </w:tblGrid>
      <w:tr w:rsidR="009C3BEC" w:rsidDel="00354B2C" w14:paraId="6F977EFA" w14:textId="797AEA5A" w:rsidTr="009C3BEC">
        <w:trPr>
          <w:cnfStyle w:val="100000000000" w:firstRow="1" w:lastRow="0" w:firstColumn="0" w:lastColumn="0" w:oddVBand="0" w:evenVBand="0" w:oddHBand="0" w:evenHBand="0" w:firstRowFirstColumn="0" w:firstRowLastColumn="0" w:lastRowFirstColumn="0" w:lastRowLastColumn="0"/>
          <w:tblHeader/>
          <w:del w:id="175" w:author="Uris Baldos" w:date="2024-03-11T14:32:00Z"/>
        </w:trPr>
        <w:tc>
          <w:tcPr>
            <w:tcW w:w="0" w:type="auto"/>
            <w:gridSpan w:val="2"/>
          </w:tcPr>
          <w:p w14:paraId="5A2158B4" w14:textId="34B7D63B" w:rsidR="009C3BEC" w:rsidDel="00354B2C" w:rsidRDefault="00000000">
            <w:pPr>
              <w:pStyle w:val="Compact"/>
              <w:rPr>
                <w:del w:id="176" w:author="Uris Baldos" w:date="2024-03-11T14:32:00Z"/>
              </w:rPr>
            </w:pPr>
            <w:del w:id="177" w:author="Uris Baldos" w:date="2024-03-11T14:32:00Z">
              <w:r w:rsidDel="00354B2C">
                <w:delText>Topic</w:delText>
              </w:r>
            </w:del>
          </w:p>
        </w:tc>
        <w:tc>
          <w:tcPr>
            <w:tcW w:w="0" w:type="auto"/>
          </w:tcPr>
          <w:p w14:paraId="4C54E30E" w14:textId="6E8B8504" w:rsidR="009C3BEC" w:rsidDel="00354B2C" w:rsidRDefault="00000000">
            <w:pPr>
              <w:pStyle w:val="Compact"/>
              <w:rPr>
                <w:del w:id="178" w:author="Uris Baldos" w:date="2024-03-11T14:32:00Z"/>
              </w:rPr>
            </w:pPr>
            <w:del w:id="179" w:author="Uris Baldos" w:date="2024-03-11T14:32:00Z">
              <w:r w:rsidDel="00354B2C">
                <w:delText>Duration</w:delText>
              </w:r>
            </w:del>
          </w:p>
        </w:tc>
      </w:tr>
      <w:tr w:rsidR="009C3BEC" w:rsidDel="00354B2C" w14:paraId="58015E13" w14:textId="15451860">
        <w:trPr>
          <w:del w:id="180" w:author="Uris Baldos" w:date="2024-03-11T14:32:00Z"/>
        </w:trPr>
        <w:tc>
          <w:tcPr>
            <w:tcW w:w="0" w:type="auto"/>
            <w:gridSpan w:val="2"/>
          </w:tcPr>
          <w:p w14:paraId="21EF366E" w14:textId="18D60B2A" w:rsidR="009C3BEC" w:rsidDel="00354B2C" w:rsidRDefault="00000000">
            <w:pPr>
              <w:pStyle w:val="Compact"/>
              <w:rPr>
                <w:del w:id="181" w:author="Uris Baldos" w:date="2024-03-11T14:32:00Z"/>
              </w:rPr>
            </w:pPr>
            <w:del w:id="182" w:author="Uris Baldos" w:date="2024-03-11T14:32:00Z">
              <w:r w:rsidDel="00354B2C">
                <w:delText>Workshop Overview</w:delText>
              </w:r>
            </w:del>
          </w:p>
        </w:tc>
        <w:tc>
          <w:tcPr>
            <w:tcW w:w="0" w:type="auto"/>
          </w:tcPr>
          <w:p w14:paraId="7107EC4E" w14:textId="0229B659" w:rsidR="009C3BEC" w:rsidDel="00354B2C" w:rsidRDefault="00000000">
            <w:pPr>
              <w:pStyle w:val="Compact"/>
              <w:rPr>
                <w:del w:id="183" w:author="Uris Baldos" w:date="2024-03-11T14:32:00Z"/>
              </w:rPr>
            </w:pPr>
            <w:del w:id="184" w:author="Uris Baldos" w:date="2024-03-11T14:32:00Z">
              <w:r w:rsidDel="00354B2C">
                <w:delText>5 minutes</w:delText>
              </w:r>
            </w:del>
          </w:p>
        </w:tc>
      </w:tr>
      <w:tr w:rsidR="009C3BEC" w:rsidDel="00354B2C" w14:paraId="78C286F1" w14:textId="278A2B2A">
        <w:trPr>
          <w:del w:id="185" w:author="Uris Baldos" w:date="2024-03-11T14:32:00Z"/>
        </w:trPr>
        <w:tc>
          <w:tcPr>
            <w:tcW w:w="0" w:type="auto"/>
            <w:gridSpan w:val="2"/>
          </w:tcPr>
          <w:p w14:paraId="4782F4EA" w14:textId="194C82EE" w:rsidR="009C3BEC" w:rsidDel="00354B2C" w:rsidRDefault="00000000">
            <w:pPr>
              <w:pStyle w:val="Compact"/>
              <w:rPr>
                <w:del w:id="186" w:author="Uris Baldos" w:date="2024-03-11T14:32:00Z"/>
              </w:rPr>
            </w:pPr>
            <w:del w:id="187" w:author="Uris Baldos" w:date="2024-03-11T14:32:00Z">
              <w:r w:rsidDel="00354B2C">
                <w:delText>Introduction</w:delText>
              </w:r>
            </w:del>
          </w:p>
        </w:tc>
        <w:tc>
          <w:tcPr>
            <w:tcW w:w="0" w:type="auto"/>
          </w:tcPr>
          <w:p w14:paraId="05FA9213" w14:textId="0331C61E" w:rsidR="009C3BEC" w:rsidDel="00354B2C" w:rsidRDefault="00000000">
            <w:pPr>
              <w:pStyle w:val="Compact"/>
              <w:rPr>
                <w:del w:id="188" w:author="Uris Baldos" w:date="2024-03-11T14:32:00Z"/>
              </w:rPr>
            </w:pPr>
            <w:del w:id="189" w:author="Uris Baldos" w:date="2024-03-11T14:32:00Z">
              <w:r w:rsidDel="00354B2C">
                <w:delText>5 minutes</w:delText>
              </w:r>
            </w:del>
          </w:p>
        </w:tc>
      </w:tr>
      <w:tr w:rsidR="009C3BEC" w:rsidDel="00354B2C" w14:paraId="0E0069BA" w14:textId="774C3EA7">
        <w:trPr>
          <w:del w:id="190" w:author="Uris Baldos" w:date="2024-03-11T14:32:00Z"/>
        </w:trPr>
        <w:tc>
          <w:tcPr>
            <w:tcW w:w="0" w:type="auto"/>
            <w:gridSpan w:val="2"/>
          </w:tcPr>
          <w:p w14:paraId="59BFB38D" w14:textId="6A6A7F81" w:rsidR="009C3BEC" w:rsidDel="00354B2C" w:rsidRDefault="00000000">
            <w:pPr>
              <w:pStyle w:val="Compact"/>
              <w:rPr>
                <w:del w:id="191" w:author="Uris Baldos" w:date="2024-03-11T14:32:00Z"/>
              </w:rPr>
            </w:pPr>
            <w:del w:id="192" w:author="Uris Baldos" w:date="2024-03-11T14:32:00Z">
              <w:r w:rsidDel="00354B2C">
                <w:delText>A Brief Overview of Data Structures in R</w:delText>
              </w:r>
            </w:del>
          </w:p>
        </w:tc>
        <w:tc>
          <w:tcPr>
            <w:tcW w:w="0" w:type="auto"/>
          </w:tcPr>
          <w:p w14:paraId="2A58068F" w14:textId="30097EA5" w:rsidR="009C3BEC" w:rsidDel="00354B2C" w:rsidRDefault="00000000">
            <w:pPr>
              <w:pStyle w:val="Compact"/>
              <w:rPr>
                <w:del w:id="193" w:author="Uris Baldos" w:date="2024-03-11T14:32:00Z"/>
              </w:rPr>
            </w:pPr>
            <w:del w:id="194" w:author="Uris Baldos" w:date="2024-03-11T14:32:00Z">
              <w:r w:rsidDel="00354B2C">
                <w:delText>5 minutes</w:delText>
              </w:r>
            </w:del>
          </w:p>
        </w:tc>
      </w:tr>
      <w:tr w:rsidR="009C3BEC" w:rsidDel="00354B2C" w14:paraId="72B4E7E6" w14:textId="4E4F5707">
        <w:trPr>
          <w:del w:id="195" w:author="Uris Baldos" w:date="2024-03-11T14:32:00Z"/>
        </w:trPr>
        <w:tc>
          <w:tcPr>
            <w:tcW w:w="0" w:type="auto"/>
            <w:gridSpan w:val="2"/>
          </w:tcPr>
          <w:p w14:paraId="40E4CCE0" w14:textId="53B5F67C" w:rsidR="009C3BEC" w:rsidDel="00354B2C" w:rsidRDefault="00000000">
            <w:pPr>
              <w:pStyle w:val="Compact"/>
              <w:rPr>
                <w:del w:id="196" w:author="Uris Baldos" w:date="2024-03-11T14:32:00Z"/>
              </w:rPr>
            </w:pPr>
            <w:del w:id="197" w:author="Uris Baldos" w:date="2024-03-11T14:32:00Z">
              <w:r w:rsidDel="00354B2C">
                <w:delText>Setting up</w:delText>
              </w:r>
            </w:del>
          </w:p>
        </w:tc>
        <w:tc>
          <w:tcPr>
            <w:tcW w:w="0" w:type="auto"/>
          </w:tcPr>
          <w:p w14:paraId="24949215" w14:textId="3B588767" w:rsidR="009C3BEC" w:rsidDel="00354B2C" w:rsidRDefault="00000000">
            <w:pPr>
              <w:pStyle w:val="Compact"/>
              <w:rPr>
                <w:del w:id="198" w:author="Uris Baldos" w:date="2024-03-11T14:32:00Z"/>
              </w:rPr>
            </w:pPr>
            <w:del w:id="199" w:author="Uris Baldos" w:date="2024-03-11T14:32:00Z">
              <w:r w:rsidDel="00354B2C">
                <w:delText>5 minutes</w:delText>
              </w:r>
            </w:del>
          </w:p>
        </w:tc>
      </w:tr>
      <w:tr w:rsidR="009C3BEC" w:rsidDel="00354B2C" w14:paraId="2B7D8FD9" w14:textId="1C53F985">
        <w:trPr>
          <w:del w:id="200" w:author="Uris Baldos" w:date="2024-03-11T14:32:00Z"/>
        </w:trPr>
        <w:tc>
          <w:tcPr>
            <w:tcW w:w="0" w:type="auto"/>
            <w:gridSpan w:val="2"/>
          </w:tcPr>
          <w:p w14:paraId="21314C35" w14:textId="7ABDBCA5" w:rsidR="009C3BEC" w:rsidDel="00354B2C" w:rsidRDefault="00000000">
            <w:pPr>
              <w:pStyle w:val="Compact"/>
              <w:rPr>
                <w:del w:id="201" w:author="Uris Baldos" w:date="2024-03-11T14:32:00Z"/>
              </w:rPr>
            </w:pPr>
            <w:del w:id="202" w:author="Uris Baldos" w:date="2024-03-11T14:32:00Z">
              <w:r w:rsidDel="00354B2C">
                <w:delText>Hands-On Session</w:delText>
              </w:r>
            </w:del>
          </w:p>
        </w:tc>
        <w:tc>
          <w:tcPr>
            <w:tcW w:w="0" w:type="auto"/>
          </w:tcPr>
          <w:p w14:paraId="7B454539" w14:textId="487DC74F" w:rsidR="009C3BEC" w:rsidDel="00354B2C" w:rsidRDefault="00000000">
            <w:pPr>
              <w:pStyle w:val="Compact"/>
              <w:rPr>
                <w:del w:id="203" w:author="Uris Baldos" w:date="2024-03-11T14:32:00Z"/>
              </w:rPr>
            </w:pPr>
            <w:del w:id="204" w:author="Uris Baldos" w:date="2024-03-11T14:32:00Z">
              <w:r w:rsidDel="00354B2C">
                <w:delText>30 minutes</w:delText>
              </w:r>
            </w:del>
          </w:p>
        </w:tc>
      </w:tr>
      <w:tr w:rsidR="009C3BEC" w:rsidDel="00354B2C" w14:paraId="0808B24A" w14:textId="22D81D4A">
        <w:trPr>
          <w:del w:id="205" w:author="Uris Baldos" w:date="2024-03-11T14:32:00Z"/>
        </w:trPr>
        <w:tc>
          <w:tcPr>
            <w:tcW w:w="0" w:type="auto"/>
            <w:gridSpan w:val="2"/>
          </w:tcPr>
          <w:p w14:paraId="0B04404B" w14:textId="5102C32D" w:rsidR="009C3BEC" w:rsidDel="00354B2C" w:rsidRDefault="00000000">
            <w:pPr>
              <w:pStyle w:val="Compact"/>
              <w:rPr>
                <w:del w:id="206" w:author="Uris Baldos" w:date="2024-03-11T14:32:00Z"/>
              </w:rPr>
            </w:pPr>
            <w:del w:id="207" w:author="Uris Baldos" w:date="2024-03-11T14:32:00Z">
              <w:r w:rsidDel="00354B2C">
                <w:delText>Q&amp;A and Discussion</w:delText>
              </w:r>
            </w:del>
          </w:p>
        </w:tc>
        <w:tc>
          <w:tcPr>
            <w:tcW w:w="0" w:type="auto"/>
          </w:tcPr>
          <w:p w14:paraId="3D232329" w14:textId="7E627965" w:rsidR="009C3BEC" w:rsidDel="00354B2C" w:rsidRDefault="00000000">
            <w:pPr>
              <w:pStyle w:val="Compact"/>
              <w:rPr>
                <w:del w:id="208" w:author="Uris Baldos" w:date="2024-03-11T14:32:00Z"/>
              </w:rPr>
            </w:pPr>
            <w:del w:id="209" w:author="Uris Baldos" w:date="2024-03-11T14:32:00Z">
              <w:r w:rsidDel="00354B2C">
                <w:delText>15 minutes</w:delText>
              </w:r>
            </w:del>
          </w:p>
        </w:tc>
      </w:tr>
      <w:tr w:rsidR="009C3BEC" w:rsidDel="00354B2C" w14:paraId="4E913EF2" w14:textId="0558C828">
        <w:trPr>
          <w:del w:id="210" w:author="Uris Baldos" w:date="2024-03-11T14:32:00Z"/>
        </w:trPr>
        <w:tc>
          <w:tcPr>
            <w:tcW w:w="0" w:type="auto"/>
            <w:gridSpan w:val="2"/>
          </w:tcPr>
          <w:p w14:paraId="50AC84EB" w14:textId="0BCF08AD" w:rsidR="009C3BEC" w:rsidDel="00354B2C" w:rsidRDefault="00000000">
            <w:pPr>
              <w:pStyle w:val="Compact"/>
              <w:rPr>
                <w:del w:id="211" w:author="Uris Baldos" w:date="2024-03-11T14:32:00Z"/>
              </w:rPr>
            </w:pPr>
            <w:del w:id="212" w:author="Uris Baldos" w:date="2024-03-11T14:32:00Z">
              <w:r w:rsidDel="00354B2C">
                <w:delText>Extra contents</w:delText>
              </w:r>
            </w:del>
          </w:p>
        </w:tc>
        <w:tc>
          <w:tcPr>
            <w:tcW w:w="0" w:type="auto"/>
          </w:tcPr>
          <w:p w14:paraId="05740284" w14:textId="4C05D66D" w:rsidR="009C3BEC" w:rsidDel="00354B2C" w:rsidRDefault="00000000">
            <w:pPr>
              <w:pStyle w:val="Compact"/>
              <w:rPr>
                <w:del w:id="213" w:author="Uris Baldos" w:date="2024-03-11T14:32:00Z"/>
              </w:rPr>
            </w:pPr>
            <w:del w:id="214" w:author="Uris Baldos" w:date="2024-03-11T14:32:00Z">
              <w:r w:rsidDel="00354B2C">
                <w:delText>-</w:delText>
              </w:r>
            </w:del>
          </w:p>
        </w:tc>
      </w:tr>
      <w:tr w:rsidR="009C3BEC" w:rsidDel="00854118" w14:paraId="31696EAC" w14:textId="44A8282C" w:rsidTr="00854118">
        <w:tblPrEx>
          <w:tblW w:w="0" w:type="auto"/>
          <w:tblBorders>
            <w:left w:val="single" w:sz="24" w:space="0" w:color="0758E5"/>
          </w:tblBorders>
          <w:tblCellMar>
            <w:left w:w="0" w:type="dxa"/>
            <w:right w:w="0" w:type="dxa"/>
          </w:tblCellMar>
          <w:tblLook w:val="0000" w:firstRow="0" w:lastRow="0" w:firstColumn="0" w:lastColumn="0" w:noHBand="0" w:noVBand="0"/>
          <w:tblPrExChange w:id="215" w:author="Uris Baldos" w:date="2024-03-11T14:33:00Z">
            <w:tblPrEx>
              <w:tblW w:w="0" w:type="auto"/>
              <w:tblInd w:w="164" w:type="dxa"/>
              <w:tblBorders>
                <w:left w:val="single" w:sz="24" w:space="0" w:color="0758E5"/>
              </w:tblBorders>
              <w:tblCellMar>
                <w:left w:w="0" w:type="dxa"/>
                <w:right w:w="0" w:type="dxa"/>
              </w:tblCellMar>
              <w:tblLook w:val="0000" w:firstRow="0" w:lastRow="0" w:firstColumn="0" w:lastColumn="0" w:noHBand="0" w:noVBand="0"/>
            </w:tblPrEx>
          </w:tblPrExChange>
        </w:tblPrEx>
        <w:trPr>
          <w:gridBefore w:val="1"/>
          <w:gridAfter w:val="1"/>
          <w:cantSplit/>
          <w:trHeight w:val="711"/>
          <w:del w:id="216" w:author="Uris Baldos" w:date="2024-03-11T14:33:00Z"/>
          <w:trPrChange w:id="217" w:author="Uris Baldos" w:date="2024-03-11T14:33:00Z">
            <w:trPr>
              <w:gridBefore w:val="1"/>
              <w:gridAfter w:val="1"/>
              <w:cantSplit/>
            </w:trPr>
          </w:trPrChange>
        </w:trPr>
        <w:tc>
          <w:tcPr>
            <w:tcW w:w="0" w:type="auto"/>
            <w:tcMar>
              <w:left w:w="144" w:type="dxa"/>
            </w:tcMar>
            <w:tcPrChange w:id="218" w:author="Uris Baldos" w:date="2024-03-11T14:33:00Z">
              <w:tcPr>
                <w:tcW w:w="0" w:type="auto"/>
                <w:tcMar>
                  <w:left w:w="144" w:type="dxa"/>
                </w:tcMar>
              </w:tcPr>
            </w:tcPrChange>
          </w:tcPr>
          <w:p w14:paraId="35289E36" w14:textId="248AE829" w:rsidR="009C3BEC" w:rsidDel="00565713" w:rsidRDefault="00000000">
            <w:pPr>
              <w:pStyle w:val="Heading1"/>
              <w:rPr>
                <w:del w:id="219" w:author="Uris Baldos" w:date="2024-03-11T15:34:00Z"/>
              </w:rPr>
            </w:pPr>
            <w:bookmarkStart w:id="220" w:name="introduction"/>
            <w:bookmarkEnd w:id="78"/>
            <w:del w:id="221" w:author="Uris Baldos" w:date="2024-03-11T15:34:00Z">
              <w:r w:rsidDel="00565713">
                <w:delText>Introduction</w:delText>
              </w:r>
            </w:del>
            <w:ins w:id="222" w:author="Uris Baldos" w:date="2024-03-11T15:43:00Z">
              <w:r w:rsidR="009D06E6">
                <w:rPr>
                  <w:noProof/>
                </w:rPr>
                <w:drawing>
                  <wp:inline distT="0" distB="0" distL="0" distR="0" wp14:anchorId="185676E4" wp14:editId="79509C59">
                    <wp:extent cx="5334635" cy="1987550"/>
                    <wp:effectExtent l="0" t="0" r="0" b="0"/>
                    <wp:docPr id="20851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635" cy="1987550"/>
                            </a:xfrm>
                            <a:prstGeom prst="rect">
                              <a:avLst/>
                            </a:prstGeom>
                            <a:noFill/>
                          </pic:spPr>
                        </pic:pic>
                      </a:graphicData>
                    </a:graphic>
                  </wp:inline>
                </w:drawing>
              </w:r>
            </w:ins>
          </w:p>
          <w:p w14:paraId="724A3E5A" w14:textId="77777777" w:rsidR="009C3BEC" w:rsidDel="00854118" w:rsidRDefault="009C3BEC">
            <w:pPr>
              <w:pStyle w:val="FirstParagraph"/>
              <w:spacing w:before="16" w:after="64"/>
              <w:rPr>
                <w:del w:id="223" w:author="Uris Baldos" w:date="2024-03-11T14:33:00Z"/>
              </w:rPr>
            </w:pPr>
          </w:p>
          <w:p w14:paraId="25470080" w14:textId="1F859206" w:rsidR="009C3BEC" w:rsidDel="00854118" w:rsidRDefault="00000000" w:rsidP="00854118">
            <w:pPr>
              <w:pStyle w:val="Compact"/>
              <w:rPr>
                <w:del w:id="224" w:author="Uris Baldos" w:date="2024-03-11T14:33:00Z"/>
              </w:rPr>
              <w:pPrChange w:id="225" w:author="Uris Baldos" w:date="2024-03-11T14:33:00Z">
                <w:pPr>
                  <w:pStyle w:val="Compact"/>
                  <w:numPr>
                    <w:numId w:val="2"/>
                  </w:numPr>
                  <w:ind w:left="720" w:hanging="480"/>
                </w:pPr>
              </w:pPrChange>
            </w:pPr>
            <w:del w:id="226" w:author="Uris Baldos" w:date="2024-03-11T14:33:00Z">
              <w:r w:rsidDel="00854118">
                <w:delText>Welcome and workshop objectives</w:delText>
              </w:r>
            </w:del>
          </w:p>
          <w:p w14:paraId="2FEB0771" w14:textId="59CD47CC" w:rsidR="009C3BEC" w:rsidDel="00854118" w:rsidRDefault="00000000" w:rsidP="00854118">
            <w:pPr>
              <w:pStyle w:val="Compact"/>
              <w:rPr>
                <w:del w:id="227" w:author="Uris Baldos" w:date="2024-03-11T14:33:00Z"/>
              </w:rPr>
              <w:pPrChange w:id="228" w:author="Uris Baldos" w:date="2024-03-11T14:33:00Z">
                <w:pPr>
                  <w:pStyle w:val="Compact"/>
                  <w:numPr>
                    <w:numId w:val="2"/>
                  </w:numPr>
                  <w:ind w:left="720" w:hanging="480"/>
                </w:pPr>
              </w:pPrChange>
            </w:pPr>
            <w:del w:id="229" w:author="Uris Baldos" w:date="2024-03-11T14:33:00Z">
              <w:r w:rsidDel="00854118">
                <w:delText xml:space="preserve">Brief </w:delText>
              </w:r>
              <w:r w:rsidDel="00854118">
                <w:rPr>
                  <w:rStyle w:val="VerbatimChar"/>
                </w:rPr>
                <w:delText>base R</w:delText>
              </w:r>
              <w:r w:rsidDel="00854118">
                <w:delText xml:space="preserve"> data structure description</w:delText>
              </w:r>
            </w:del>
          </w:p>
          <w:p w14:paraId="668944D4" w14:textId="4F68D2CC" w:rsidR="009C3BEC" w:rsidDel="00854118" w:rsidRDefault="00000000" w:rsidP="00854118">
            <w:pPr>
              <w:pStyle w:val="Compact"/>
              <w:rPr>
                <w:del w:id="230" w:author="Uris Baldos" w:date="2024-03-11T14:33:00Z"/>
              </w:rPr>
              <w:pPrChange w:id="231" w:author="Uris Baldos" w:date="2024-03-11T14:33:00Z">
                <w:pPr>
                  <w:pStyle w:val="Compact"/>
                  <w:numPr>
                    <w:numId w:val="2"/>
                  </w:numPr>
                  <w:ind w:left="720" w:hanging="480"/>
                </w:pPr>
              </w:pPrChange>
            </w:pPr>
            <w:del w:id="232" w:author="Uris Baldos" w:date="2024-03-11T14:33:00Z">
              <w:r w:rsidDel="00854118">
                <w:delText xml:space="preserve">Overview of </w:delText>
              </w:r>
              <w:r w:rsidDel="00854118">
                <w:rPr>
                  <w:rStyle w:val="VerbatimChar"/>
                </w:rPr>
                <w:delText>TabloToR</w:delText>
              </w:r>
            </w:del>
          </w:p>
          <w:p w14:paraId="3B225D7F" w14:textId="59F011C1" w:rsidR="009C3BEC" w:rsidDel="00854118" w:rsidRDefault="00000000" w:rsidP="00854118">
            <w:pPr>
              <w:pStyle w:val="Compact"/>
              <w:rPr>
                <w:del w:id="233" w:author="Uris Baldos" w:date="2024-03-11T14:33:00Z"/>
              </w:rPr>
              <w:pPrChange w:id="234" w:author="Uris Baldos" w:date="2024-03-11T14:33:00Z">
                <w:pPr>
                  <w:pStyle w:val="Compact"/>
                  <w:numPr>
                    <w:numId w:val="2"/>
                  </w:numPr>
                  <w:ind w:left="720" w:hanging="480"/>
                </w:pPr>
              </w:pPrChange>
            </w:pPr>
            <w:del w:id="235" w:author="Uris Baldos" w:date="2024-03-11T14:33:00Z">
              <w:r w:rsidDel="00854118">
                <w:delText>Is this completely free?</w:delText>
              </w:r>
            </w:del>
          </w:p>
          <w:p w14:paraId="30699ADE" w14:textId="36474512" w:rsidR="009C3BEC" w:rsidDel="00854118" w:rsidRDefault="00000000" w:rsidP="00854118">
            <w:pPr>
              <w:pStyle w:val="Compact"/>
              <w:rPr>
                <w:del w:id="236" w:author="Uris Baldos" w:date="2024-03-11T14:33:00Z"/>
              </w:rPr>
              <w:pPrChange w:id="237" w:author="Uris Baldos" w:date="2024-03-11T14:33:00Z">
                <w:pPr>
                  <w:pStyle w:val="Compact"/>
                  <w:numPr>
                    <w:numId w:val="2"/>
                  </w:numPr>
                  <w:ind w:left="720" w:hanging="480"/>
                </w:pPr>
              </w:pPrChange>
            </w:pPr>
            <w:del w:id="238" w:author="Uris Baldos" w:date="2024-03-11T14:33:00Z">
              <w:r w:rsidDel="00854118">
                <w:delText>Applications</w:delText>
              </w:r>
            </w:del>
          </w:p>
          <w:p w14:paraId="5E67064C" w14:textId="06E61B0B" w:rsidR="009C3BEC" w:rsidDel="00854118" w:rsidRDefault="00000000" w:rsidP="00854118">
            <w:pPr>
              <w:pStyle w:val="Compact"/>
              <w:rPr>
                <w:del w:id="239" w:author="Uris Baldos" w:date="2024-03-11T14:33:00Z"/>
              </w:rPr>
              <w:pPrChange w:id="240" w:author="Uris Baldos" w:date="2024-03-11T14:33:00Z">
                <w:pPr>
                  <w:pStyle w:val="Compact"/>
                  <w:numPr>
                    <w:numId w:val="2"/>
                  </w:numPr>
                  <w:ind w:left="720" w:hanging="480"/>
                </w:pPr>
              </w:pPrChange>
            </w:pPr>
            <w:del w:id="241" w:author="Uris Baldos" w:date="2024-03-11T14:33:00Z">
              <w:r w:rsidDel="00854118">
                <w:delText>Limitations</w:delText>
              </w:r>
            </w:del>
          </w:p>
        </w:tc>
      </w:tr>
    </w:tbl>
    <w:p w14:paraId="34C786E4" w14:textId="0D5D3D0C" w:rsidR="009C3BEC" w:rsidDel="00565713" w:rsidRDefault="009D06E6" w:rsidP="009D06E6">
      <w:pPr>
        <w:pStyle w:val="FirstParagraph"/>
        <w:jc w:val="center"/>
        <w:rPr>
          <w:del w:id="242" w:author="Uris Baldos" w:date="2024-03-11T15:34:00Z"/>
        </w:rPr>
        <w:pPrChange w:id="243" w:author="Uris Baldos" w:date="2024-03-11T15:43:00Z">
          <w:pPr>
            <w:pStyle w:val="FirstParagraph"/>
          </w:pPr>
        </w:pPrChange>
      </w:pPr>
      <w:ins w:id="244" w:author="Uris Baldos" w:date="2024-03-11T15:43:00Z">
        <w:r>
          <w:rPr>
            <w:noProof/>
          </w:rPr>
          <w:drawing>
            <wp:inline distT="0" distB="0" distL="0" distR="0" wp14:anchorId="69DB6B8A" wp14:editId="2D6EC3E0">
              <wp:extent cx="5334635" cy="1987550"/>
              <wp:effectExtent l="0" t="0" r="0" b="0"/>
              <wp:docPr id="1415169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635" cy="1987550"/>
                      </a:xfrm>
                      <a:prstGeom prst="rect">
                        <a:avLst/>
                      </a:prstGeom>
                      <a:noFill/>
                    </pic:spPr>
                  </pic:pic>
                </a:graphicData>
              </a:graphic>
            </wp:inline>
          </w:drawing>
        </w:r>
      </w:ins>
      <w:del w:id="245" w:author="Uris Baldos" w:date="2024-03-11T15:34:00Z">
        <w:r w:rsidR="00000000" w:rsidDel="00565713">
          <w:delText>The diagram below illustrates the R package workflow for modeling. It starts with initializing the model, followed by configuring data loading, model translation from TABLO to R, closure setup, and shock application. The process concludes with running the model to obtain results.</w:delText>
        </w:r>
      </w:del>
    </w:p>
    <w:p w14:paraId="658E9A77" w14:textId="6AF4642D" w:rsidR="009C3BEC" w:rsidRDefault="00000000" w:rsidP="009D06E6">
      <w:pPr>
        <w:pStyle w:val="BodyText"/>
        <w:jc w:val="center"/>
        <w:pPrChange w:id="246" w:author="Uris Baldos" w:date="2024-03-11T15:43:00Z">
          <w:pPr>
            <w:pStyle w:val="BodyText"/>
          </w:pPr>
        </w:pPrChange>
      </w:pPr>
      <w:del w:id="247" w:author="Uris Baldos" w:date="2024-03-11T15:43:00Z">
        <w:r w:rsidDel="009D06E6">
          <w:rPr>
            <w:noProof/>
          </w:rPr>
          <w:drawing>
            <wp:inline distT="0" distB="0" distL="0" distR="0" wp14:anchorId="1033F22A" wp14:editId="3CB403F1">
              <wp:extent cx="5334000" cy="159126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roadmap_gtapinr_files\figure-docx\mermaid-figure-3.png"/>
                      <pic:cNvPicPr>
                        <a:picLocks noChangeAspect="1" noChangeArrowheads="1"/>
                      </pic:cNvPicPr>
                    </pic:nvPicPr>
                    <pic:blipFill>
                      <a:blip r:embed="rId10"/>
                      <a:stretch>
                        <a:fillRect/>
                      </a:stretch>
                    </pic:blipFill>
                    <pic:spPr bwMode="auto">
                      <a:xfrm>
                        <a:off x="0" y="0"/>
                        <a:ext cx="5334000" cy="1591260"/>
                      </a:xfrm>
                      <a:prstGeom prst="rect">
                        <a:avLst/>
                      </a:prstGeom>
                      <a:noFill/>
                      <a:ln w="9525">
                        <a:noFill/>
                        <a:headEnd/>
                        <a:tailEnd/>
                      </a:ln>
                    </pic:spPr>
                  </pic:pic>
                </a:graphicData>
              </a:graphic>
            </wp:inline>
          </w:drawing>
        </w:r>
      </w:del>
    </w:p>
    <w:p w14:paraId="2AC8A591" w14:textId="77777777" w:rsidR="009C3BEC" w:rsidRDefault="00000000">
      <w:pPr>
        <w:pStyle w:val="Heading1"/>
      </w:pPr>
      <w:bookmarkStart w:id="248" w:name="setting-up"/>
      <w:bookmarkEnd w:id="220"/>
      <w:r>
        <w:t>Setting Up</w:t>
      </w:r>
    </w:p>
    <w:p w14:paraId="6E847973" w14:textId="77777777" w:rsidR="009C3BEC" w:rsidRDefault="00000000">
      <w:pPr>
        <w:pStyle w:val="FirstParagraph"/>
      </w:pPr>
      <w:r>
        <w:t xml:space="preserve">To run the workshop exercises, you will need to have </w:t>
      </w:r>
      <w:r>
        <w:rPr>
          <w:i/>
          <w:iCs/>
        </w:rPr>
        <w:t>R</w:t>
      </w:r>
      <w:r>
        <w:t xml:space="preserve"> installed on your computer. You can download R from the </w:t>
      </w:r>
      <w:hyperlink r:id="rId11">
        <w:r>
          <w:rPr>
            <w:rStyle w:val="Hyperlink"/>
          </w:rPr>
          <w:t>Comprehensive R Archive Network (CRAN)</w:t>
        </w:r>
      </w:hyperlink>
      <w:r>
        <w:t xml:space="preserve">. We also highly recommend installing </w:t>
      </w:r>
      <w:r>
        <w:rPr>
          <w:i/>
          <w:iCs/>
        </w:rPr>
        <w:t>RStudio</w:t>
      </w:r>
      <w:r>
        <w:t xml:space="preserve">, a powerful and user-friendly integrated development environment for R. RStudio can be downloaded from the </w:t>
      </w:r>
      <w:hyperlink r:id="rId12">
        <w:r>
          <w:rPr>
            <w:rStyle w:val="Hyperlink"/>
          </w:rPr>
          <w:t>official RStudio website</w:t>
        </w:r>
      </w:hyperlink>
      <w:r>
        <w:t>.</w:t>
      </w:r>
    </w:p>
    <w:p w14:paraId="6B341F72" w14:textId="77777777" w:rsidR="009C3BEC" w:rsidRDefault="00000000">
      <w:pPr>
        <w:pStyle w:val="BodyText"/>
      </w:pPr>
      <w:r>
        <w:t xml:space="preserve">Additionally, the </w:t>
      </w:r>
      <w:r>
        <w:rPr>
          <w:rStyle w:val="VerbatimChar"/>
        </w:rPr>
        <w:t>TabloToR</w:t>
      </w:r>
      <w:r>
        <w:t xml:space="preserve"> package is required for the workshop. If it is not already installed on your system, you can install it using the following command in R:</w:t>
      </w:r>
    </w:p>
    <w:p w14:paraId="49A73D31" w14:textId="77777777" w:rsidR="009C3BEC" w:rsidRDefault="00000000">
      <w:pPr>
        <w:pStyle w:val="SourceCode"/>
      </w:pP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"devtools"</w:t>
      </w:r>
      <w:r>
        <w:rPr>
          <w:rStyle w:val="NormalTok"/>
        </w:rPr>
        <w:t xml:space="preserve">, </w:t>
      </w:r>
      <w:r>
        <w:rPr>
          <w:rStyle w:val="AttributeTok"/>
        </w:rPr>
        <w:t>quietly =</w:t>
      </w:r>
      <w:r>
        <w:rPr>
          <w:rStyle w:val="NormalTok"/>
        </w:rPr>
        <w:t xml:space="preserve"> </w:t>
      </w:r>
      <w:r>
        <w:rPr>
          <w:rStyle w:val="ConstantTok"/>
        </w:rPr>
        <w:t>TRUE</w:t>
      </w:r>
      <w:r>
        <w:rPr>
          <w:rStyle w:val="NormalTok"/>
        </w:rPr>
        <w:t>)) {</w:t>
      </w:r>
      <w:r>
        <w:br/>
      </w:r>
      <w:r>
        <w:rPr>
          <w:rStyle w:val="NormalTok"/>
        </w:rPr>
        <w:t xml:space="preserve">  </w:t>
      </w:r>
      <w:r>
        <w:rPr>
          <w:rStyle w:val="FunctionTok"/>
        </w:rPr>
        <w:t>install.packages</w:t>
      </w:r>
      <w:r>
        <w:rPr>
          <w:rStyle w:val="NormalTok"/>
        </w:rPr>
        <w:t>(</w:t>
      </w:r>
      <w:r>
        <w:rPr>
          <w:rStyle w:val="StringTok"/>
        </w:rPr>
        <w:t>"devtools"</w:t>
      </w:r>
      <w:r>
        <w:rPr>
          <w:rStyle w:val="NormalTok"/>
        </w:rPr>
        <w:t>)</w:t>
      </w:r>
      <w:r>
        <w:br/>
      </w:r>
      <w:r>
        <w:rPr>
          <w:rStyle w:val="NormalTok"/>
        </w:rPr>
        <w:t>}</w:t>
      </w:r>
      <w:r>
        <w:br/>
      </w:r>
      <w:r>
        <w:rPr>
          <w:rStyle w:val="ControlFlowTok"/>
        </w:rPr>
        <w:lastRenderedPageBreak/>
        <w:t>if</w:t>
      </w:r>
      <w:r>
        <w:rPr>
          <w:rStyle w:val="NormalTok"/>
        </w:rPr>
        <w:t xml:space="preserve"> (</w:t>
      </w:r>
      <w:r>
        <w:rPr>
          <w:rStyle w:val="SpecialCharTok"/>
        </w:rPr>
        <w:t>!</w:t>
      </w:r>
      <w:r>
        <w:rPr>
          <w:rStyle w:val="FunctionTok"/>
        </w:rPr>
        <w:t>requireNamespace</w:t>
      </w:r>
      <w:r>
        <w:rPr>
          <w:rStyle w:val="NormalTok"/>
        </w:rPr>
        <w:t>(</w:t>
      </w:r>
      <w:r>
        <w:rPr>
          <w:rStyle w:val="StringTok"/>
        </w:rPr>
        <w:t>"tabloToR"</w:t>
      </w:r>
      <w:r>
        <w:rPr>
          <w:rStyle w:val="NormalTok"/>
        </w:rPr>
        <w:t xml:space="preserve">, </w:t>
      </w:r>
      <w:r>
        <w:rPr>
          <w:rStyle w:val="AttributeTok"/>
        </w:rPr>
        <w:t>quietly =</w:t>
      </w:r>
      <w:r>
        <w:rPr>
          <w:rStyle w:val="NormalTok"/>
        </w:rPr>
        <w:t xml:space="preserve"> </w:t>
      </w:r>
      <w:r>
        <w:rPr>
          <w:rStyle w:val="ConstantTok"/>
        </w:rPr>
        <w:t>TRUE</w:t>
      </w:r>
      <w:r>
        <w:rPr>
          <w:rStyle w:val="NormalTok"/>
        </w:rPr>
        <w:t>)) {</w:t>
      </w:r>
      <w:r>
        <w:br/>
      </w:r>
      <w:r>
        <w:rPr>
          <w:rStyle w:val="NormalTok"/>
        </w:rPr>
        <w:t xml:space="preserve">  devtools</w:t>
      </w:r>
      <w:r>
        <w:rPr>
          <w:rStyle w:val="SpecialCharTok"/>
        </w:rPr>
        <w:t>::</w:t>
      </w:r>
      <w:r>
        <w:rPr>
          <w:rStyle w:val="FunctionTok"/>
        </w:rPr>
        <w:t>install_github</w:t>
      </w:r>
      <w:r>
        <w:rPr>
          <w:rStyle w:val="NormalTok"/>
        </w:rPr>
        <w:t>(</w:t>
      </w:r>
      <w:r>
        <w:rPr>
          <w:rStyle w:val="StringTok"/>
        </w:rPr>
        <w:t>'tsimonato/MTED-TabloToR'</w:t>
      </w:r>
      <w:r>
        <w:rPr>
          <w:rStyle w:val="NormalTok"/>
        </w:rPr>
        <w:t xml:space="preserve">, </w:t>
      </w:r>
      <w:r>
        <w:rPr>
          <w:rStyle w:val="AttributeTok"/>
        </w:rPr>
        <w:t>force =</w:t>
      </w:r>
      <w:r>
        <w:rPr>
          <w:rStyle w:val="NormalTok"/>
        </w:rPr>
        <w:t xml:space="preserve"> </w:t>
      </w:r>
      <w:r>
        <w:rPr>
          <w:rStyle w:val="ConstantTok"/>
        </w:rPr>
        <w:t>TRUE</w:t>
      </w:r>
      <w:r>
        <w:rPr>
          <w:rStyle w:val="NormalTok"/>
        </w:rPr>
        <w:t>)</w:t>
      </w:r>
      <w:r>
        <w:br/>
      </w:r>
      <w:r>
        <w:rPr>
          <w:rStyle w:val="NormalTok"/>
        </w:rPr>
        <w:t>}</w:t>
      </w:r>
    </w:p>
    <w:p w14:paraId="2FE3667B" w14:textId="77777777" w:rsidR="009C3BEC" w:rsidRDefault="00000000">
      <w:pPr>
        <w:pStyle w:val="FirstParagraph"/>
      </w:pPr>
      <w:r>
        <w:t>Set working directory to the workshop folder:</w:t>
      </w:r>
    </w:p>
    <w:p w14:paraId="41DF42D1" w14:textId="77777777" w:rsidR="009C3BEC" w:rsidRDefault="00000000">
      <w:pPr>
        <w:pStyle w:val="Heading2"/>
      </w:pPr>
      <w:r>
        <w:t>In Rstudio</w:t>
      </w:r>
    </w:p>
    <w:p w14:paraId="2D13265E" w14:textId="77777777" w:rsidR="009C3BEC" w:rsidRDefault="00000000">
      <w:pPr>
        <w:pStyle w:val="FirstParagraph"/>
      </w:pPr>
      <w:r>
        <w:t>The command below sets the Rstudio working directory to the folder where the .R file you are editing is located (only works if you are using Rstudio):</w:t>
      </w:r>
    </w:p>
    <w:p w14:paraId="52B3A0D7" w14:textId="77777777" w:rsidR="009C3BEC" w:rsidRDefault="00000000">
      <w:pPr>
        <w:pStyle w:val="SourceCode"/>
      </w:pPr>
      <w:r>
        <w:rPr>
          <w:rStyle w:val="FunctionTok"/>
        </w:rPr>
        <w:t>setwd</w:t>
      </w:r>
      <w:r>
        <w:rPr>
          <w:rStyle w:val="NormalTok"/>
        </w:rPr>
        <w:t>(</w:t>
      </w:r>
      <w:r>
        <w:rPr>
          <w:rStyle w:val="FunctionTok"/>
        </w:rPr>
        <w:t>dirname</w:t>
      </w:r>
      <w:r>
        <w:rPr>
          <w:rStyle w:val="NormalTok"/>
        </w:rPr>
        <w:t>(rstudioapi</w:t>
      </w:r>
      <w:r>
        <w:rPr>
          <w:rStyle w:val="SpecialCharTok"/>
        </w:rPr>
        <w:t>::</w:t>
      </w:r>
      <w:r>
        <w:rPr>
          <w:rStyle w:val="FunctionTok"/>
        </w:rPr>
        <w:t>getActiveDocumentContext</w:t>
      </w:r>
      <w:r>
        <w:rPr>
          <w:rStyle w:val="NormalTok"/>
        </w:rPr>
        <w:t>()</w:t>
      </w:r>
      <w:r>
        <w:rPr>
          <w:rStyle w:val="SpecialCharTok"/>
        </w:rPr>
        <w:t>$</w:t>
      </w:r>
      <w:r>
        <w:rPr>
          <w:rStyle w:val="NormalTok"/>
        </w:rPr>
        <w:t>path))</w:t>
      </w:r>
      <w:r>
        <w:br/>
      </w:r>
      <w:r>
        <w:rPr>
          <w:rStyle w:val="FunctionTok"/>
        </w:rPr>
        <w:t>getwd</w:t>
      </w:r>
      <w:r>
        <w:rPr>
          <w:rStyle w:val="NormalTok"/>
        </w:rPr>
        <w:t>()</w:t>
      </w:r>
    </w:p>
    <w:p w14:paraId="502E36E4" w14:textId="77777777" w:rsidR="009C3BEC" w:rsidRDefault="00000000">
      <w:pPr>
        <w:pStyle w:val="Heading2"/>
      </w:pPr>
      <w:r>
        <w:t>Manual</w:t>
      </w:r>
    </w:p>
    <w:p w14:paraId="17FC9A0E" w14:textId="77777777" w:rsidR="009C3BEC" w:rsidRDefault="00000000">
      <w:pPr>
        <w:pStyle w:val="FirstParagraph"/>
      </w:pPr>
      <w:r>
        <w:t xml:space="preserve">When setting the working directory manually in R, remember that R does not accept the single backslash </w:t>
      </w:r>
      <w:r>
        <w:rPr>
          <w:rStyle w:val="VerbatimChar"/>
        </w:rPr>
        <w:t>\</w:t>
      </w:r>
      <w:r>
        <w:t xml:space="preserve"> in file paths. Instead, you should use either double backslashes </w:t>
      </w:r>
      <w:r>
        <w:rPr>
          <w:rStyle w:val="VerbatimChar"/>
        </w:rPr>
        <w:t>\\</w:t>
      </w:r>
      <w:r>
        <w:t xml:space="preserve"> or forward slashes </w:t>
      </w:r>
      <w:r>
        <w:rPr>
          <w:rStyle w:val="VerbatimChar"/>
        </w:rPr>
        <w:t>/</w:t>
      </w:r>
      <w:r>
        <w:t>.</w:t>
      </w:r>
    </w:p>
    <w:p w14:paraId="50AEBAAA" w14:textId="77777777" w:rsidR="009C3BEC" w:rsidRDefault="00000000">
      <w:pPr>
        <w:pStyle w:val="SourceCode"/>
      </w:pPr>
      <w:r>
        <w:rPr>
          <w:rStyle w:val="FunctionTok"/>
        </w:rPr>
        <w:t>setwd</w:t>
      </w:r>
      <w:r>
        <w:rPr>
          <w:rStyle w:val="NormalTok"/>
        </w:rPr>
        <w:t>(</w:t>
      </w:r>
      <w:r>
        <w:rPr>
          <w:rStyle w:val="StringTok"/>
        </w:rPr>
        <w:t>"PATH TO WORKSHOP FOLDER HERE"</w:t>
      </w:r>
      <w:r>
        <w:rPr>
          <w:rStyle w:val="NormalTok"/>
        </w:rPr>
        <w:t>)</w:t>
      </w:r>
      <w:r>
        <w:br/>
      </w:r>
      <w:r>
        <w:rPr>
          <w:rStyle w:val="FunctionTok"/>
        </w:rPr>
        <w:t>getwd</w:t>
      </w:r>
      <w:r>
        <w:rPr>
          <w:rStyle w:val="NormalTok"/>
        </w:rPr>
        <w:t>()</w:t>
      </w:r>
    </w:p>
    <w:tbl>
      <w:tblPr>
        <w:tblStyle w:val="Table"/>
        <w:tblW w:w="0" w:type="auto"/>
        <w:tblInd w:w="164" w:type="dxa"/>
        <w:tblBorders>
          <w:left w:val="single" w:sz="24" w:space="0" w:color="FC5300"/>
        </w:tblBorders>
        <w:tblCellMar>
          <w:left w:w="0" w:type="dxa"/>
          <w:right w:w="0" w:type="dxa"/>
        </w:tblCellMar>
        <w:tblLook w:val="0000" w:firstRow="0" w:lastRow="0" w:firstColumn="0" w:lastColumn="0" w:noHBand="0" w:noVBand="0"/>
      </w:tblPr>
      <w:tblGrid>
        <w:gridCol w:w="528"/>
        <w:gridCol w:w="8812"/>
      </w:tblGrid>
      <w:tr w:rsidR="009C3BEC" w14:paraId="442E892F" w14:textId="77777777" w:rsidTr="009C3BEC">
        <w:trPr>
          <w:cantSplit/>
        </w:trPr>
        <w:tc>
          <w:tcPr>
            <w:tcW w:w="0" w:type="auto"/>
            <w:tcMar>
              <w:left w:w="144" w:type="dxa"/>
              <w:right w:w="144" w:type="dxa"/>
            </w:tcMar>
          </w:tcPr>
          <w:p w14:paraId="5A3BF2B5" w14:textId="77777777" w:rsidR="009C3BEC" w:rsidRDefault="00000000">
            <w:pPr>
              <w:pStyle w:val="FirstParagraph"/>
              <w:spacing w:before="0" w:after="8"/>
              <w:jc w:val="center"/>
            </w:pPr>
            <w:r>
              <w:rPr>
                <w:noProof/>
              </w:rPr>
              <w:drawing>
                <wp:inline distT="0" distB="0" distL="0" distR="0" wp14:anchorId="65330F13" wp14:editId="72D64B21">
                  <wp:extent cx="152400" cy="1524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C:\PROGRA~1\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8DAF99F" w14:textId="77777777" w:rsidR="009C3BEC" w:rsidRDefault="009C3BEC">
            <w:pPr>
              <w:pStyle w:val="BodyText"/>
              <w:spacing w:before="16" w:after="64"/>
            </w:pPr>
          </w:p>
          <w:p w14:paraId="13A729DF" w14:textId="77777777" w:rsidR="009C3BEC" w:rsidRDefault="00000000">
            <w:pPr>
              <w:pStyle w:val="Compact"/>
              <w:numPr>
                <w:ilvl w:val="0"/>
                <w:numId w:val="3"/>
              </w:numPr>
            </w:pPr>
            <w:r>
              <w:t xml:space="preserve">We will use the </w:t>
            </w:r>
            <w:r>
              <w:rPr>
                <w:rStyle w:val="VerbatimChar"/>
              </w:rPr>
              <w:t>package::function()</w:t>
            </w:r>
            <w:r>
              <w:t xml:space="preserve"> synthax in the code examples. Therefore, </w:t>
            </w:r>
            <w:r>
              <w:rPr>
                <w:rStyle w:val="VerbatimChar"/>
              </w:rPr>
              <w:t>library("package")</w:t>
            </w:r>
            <w:r>
              <w:t xml:space="preserve"> commands will not be necessary.</w:t>
            </w:r>
          </w:p>
          <w:p w14:paraId="0EFE1313" w14:textId="77777777" w:rsidR="009C3BEC" w:rsidRDefault="00000000">
            <w:pPr>
              <w:pStyle w:val="Compact"/>
              <w:numPr>
                <w:ilvl w:val="0"/>
                <w:numId w:val="3"/>
              </w:numPr>
            </w:pPr>
            <w:r>
              <w:t>Check if your current working directory is correct.</w:t>
            </w:r>
          </w:p>
        </w:tc>
      </w:tr>
    </w:tbl>
    <w:p w14:paraId="48519C47" w14:textId="77777777" w:rsidR="009C3BEC" w:rsidRDefault="00000000">
      <w:pPr>
        <w:pStyle w:val="Heading2"/>
      </w:pPr>
      <w:bookmarkStart w:id="249" w:name="a-brief-overview-of-data-structures-in-r"/>
      <w:r>
        <w:t>A Brief Overview of Data Structures in R</w:t>
      </w:r>
    </w:p>
    <w:p w14:paraId="7DE51F37" w14:textId="77777777" w:rsidR="009C3BEC" w:rsidRDefault="00000000">
      <w:pPr>
        <w:pStyle w:val="FirstParagraph"/>
      </w:pPr>
      <w:r>
        <w:t xml:space="preserve">R provides several data structures for handling data. Among the most commonly used are </w:t>
      </w:r>
      <w:hyperlink r:id="rId14" w:anchor="data-frames">
        <w:r>
          <w:rPr>
            <w:rStyle w:val="Hyperlink"/>
          </w:rPr>
          <w:t>Data.frames</w:t>
        </w:r>
      </w:hyperlink>
      <w:r>
        <w:t xml:space="preserve">, </w:t>
      </w:r>
      <w:hyperlink r:id="rId15" w:anchor="arrays">
        <w:r>
          <w:rPr>
            <w:rStyle w:val="Hyperlink"/>
          </w:rPr>
          <w:t>Arrays</w:t>
        </w:r>
      </w:hyperlink>
      <w:r>
        <w:t xml:space="preserve">, and </w:t>
      </w:r>
      <w:hyperlink r:id="rId16" w:anchor="lists">
        <w:r>
          <w:rPr>
            <w:rStyle w:val="Hyperlink"/>
          </w:rPr>
          <w:t>Lists</w:t>
        </w:r>
      </w:hyperlink>
      <w:r>
        <w:t>. Each structure has its unique features and use cases.</w:t>
      </w:r>
    </w:p>
    <w:bookmarkEnd w:id="249"/>
    <w:p w14:paraId="59EB6F80" w14:textId="77777777" w:rsidR="009C3BEC" w:rsidRDefault="00000000">
      <w:pPr>
        <w:pStyle w:val="Heading2"/>
      </w:pPr>
      <w:r>
        <w:t>Data.frames</w:t>
      </w:r>
    </w:p>
    <w:p w14:paraId="38215858" w14:textId="77777777" w:rsidR="009C3BEC" w:rsidRDefault="00000000">
      <w:pPr>
        <w:pStyle w:val="FirstParagraph"/>
      </w:pPr>
      <w:r>
        <w:t xml:space="preserve">A </w:t>
      </w:r>
      <w:hyperlink r:id="rId17" w:anchor="data-frames">
        <w:r>
          <w:rPr>
            <w:rStyle w:val="Hyperlink"/>
          </w:rPr>
          <w:t>Data.frame</w:t>
        </w:r>
      </w:hyperlink>
      <w:r>
        <w:t xml:space="preserve"> is a table or a two-dimensional array-like structure in which each column contains values of one variable and each row contains one set of values from each column. It’s similar to a spreadsheet or SQL table and is particularly well-suited for data manipulation and analysis tasks.</w:t>
      </w:r>
    </w:p>
    <w:p w14:paraId="7246EF73" w14:textId="77777777" w:rsidR="009C3BEC" w:rsidRDefault="00000000">
      <w:pPr>
        <w:pStyle w:val="BodyText"/>
      </w:pPr>
      <w:r>
        <w:t>Example of a Data.frame:</w:t>
      </w:r>
    </w:p>
    <w:p w14:paraId="265CF38F" w14:textId="77777777" w:rsidR="009C3BEC" w:rsidRDefault="00000000">
      <w:pPr>
        <w:pStyle w:val="SourceCode"/>
      </w:pPr>
      <w:r>
        <w:rPr>
          <w:rStyle w:val="NormalTok"/>
        </w:rPr>
        <w:t xml:space="preserve">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Commodities =</w:t>
      </w:r>
      <w:r>
        <w:rPr>
          <w:rStyle w:val="NormalTok"/>
        </w:rPr>
        <w:t xml:space="preserve"> </w:t>
      </w:r>
      <w:r>
        <w:rPr>
          <w:rStyle w:val="FunctionTok"/>
        </w:rPr>
        <w:t>c</w:t>
      </w:r>
      <w:r>
        <w:rPr>
          <w:rStyle w:val="NormalTok"/>
        </w:rPr>
        <w:t>(</w:t>
      </w:r>
      <w:r>
        <w:rPr>
          <w:rStyle w:val="StringTok"/>
        </w:rPr>
        <w:t>"Wheat"</w:t>
      </w:r>
      <w:r>
        <w:rPr>
          <w:rStyle w:val="NormalTok"/>
        </w:rPr>
        <w:t xml:space="preserve">, </w:t>
      </w:r>
      <w:r>
        <w:rPr>
          <w:rStyle w:val="StringTok"/>
        </w:rPr>
        <w:t>"Corn"</w:t>
      </w:r>
      <w:r>
        <w:rPr>
          <w:rStyle w:val="NormalTok"/>
        </w:rPr>
        <w:t xml:space="preserve">, </w:t>
      </w:r>
      <w:r>
        <w:rPr>
          <w:rStyle w:val="StringTok"/>
        </w:rPr>
        <w:t>"Wheat"</w:t>
      </w:r>
      <w:r>
        <w:rPr>
          <w:rStyle w:val="NormalTok"/>
        </w:rPr>
        <w:t xml:space="preserve">, </w:t>
      </w:r>
      <w:r>
        <w:rPr>
          <w:rStyle w:val="StringTok"/>
        </w:rPr>
        <w:t>"Corn"</w:t>
      </w:r>
      <w:r>
        <w:rPr>
          <w:rStyle w:val="NormalTok"/>
        </w:rPr>
        <w:t>),</w:t>
      </w:r>
      <w:r>
        <w:br/>
      </w:r>
      <w:r>
        <w:rPr>
          <w:rStyle w:val="NormalTok"/>
        </w:rPr>
        <w:t xml:space="preserve">  </w:t>
      </w:r>
      <w:r>
        <w:rPr>
          <w:rStyle w:val="AttributeTok"/>
        </w:rPr>
        <w:t>Activities =</w:t>
      </w:r>
      <w:r>
        <w:rPr>
          <w:rStyle w:val="NormalTok"/>
        </w:rPr>
        <w:t xml:space="preserve"> </w:t>
      </w:r>
      <w:r>
        <w:rPr>
          <w:rStyle w:val="FunctionTok"/>
        </w:rPr>
        <w:t>c</w:t>
      </w:r>
      <w:r>
        <w:rPr>
          <w:rStyle w:val="NormalTok"/>
        </w:rPr>
        <w:t>(</w:t>
      </w:r>
      <w:r>
        <w:rPr>
          <w:rStyle w:val="StringTok"/>
        </w:rPr>
        <w:t>"Farming"</w:t>
      </w:r>
      <w:r>
        <w:rPr>
          <w:rStyle w:val="NormalTok"/>
        </w:rPr>
        <w:t xml:space="preserve">, </w:t>
      </w:r>
      <w:r>
        <w:rPr>
          <w:rStyle w:val="StringTok"/>
        </w:rPr>
        <w:t>"Farming"</w:t>
      </w:r>
      <w:r>
        <w:rPr>
          <w:rStyle w:val="NormalTok"/>
        </w:rPr>
        <w:t xml:space="preserve">, </w:t>
      </w:r>
      <w:r>
        <w:rPr>
          <w:rStyle w:val="StringTok"/>
        </w:rPr>
        <w:t>"Harvesting"</w:t>
      </w:r>
      <w:r>
        <w:rPr>
          <w:rStyle w:val="NormalTok"/>
        </w:rPr>
        <w:t xml:space="preserve">, </w:t>
      </w:r>
      <w:r>
        <w:rPr>
          <w:rStyle w:val="StringTok"/>
        </w:rPr>
        <w:t>"Harvesting"</w:t>
      </w:r>
      <w:r>
        <w:rPr>
          <w:rStyle w:val="NormalTok"/>
        </w:rPr>
        <w:t>),</w:t>
      </w:r>
      <w:r>
        <w:br/>
      </w:r>
      <w:r>
        <w:rPr>
          <w:rStyle w:val="NormalTok"/>
        </w:rPr>
        <w:t xml:space="preserve">  </w:t>
      </w:r>
      <w:r>
        <w:rPr>
          <w:rStyle w:val="AttributeTok"/>
        </w:rPr>
        <w:t>Margins =</w:t>
      </w:r>
      <w:r>
        <w:rPr>
          <w:rStyle w:val="NormalTok"/>
        </w:rPr>
        <w:t xml:space="preserve"> </w:t>
      </w:r>
      <w:r>
        <w:rPr>
          <w:rStyle w:val="FunctionTok"/>
        </w:rPr>
        <w:t>c</w:t>
      </w:r>
      <w:r>
        <w:rPr>
          <w:rStyle w:val="NormalTok"/>
        </w:rPr>
        <w:t>(</w:t>
      </w:r>
      <w:r>
        <w:rPr>
          <w:rStyle w:val="StringTok"/>
        </w:rPr>
        <w:t>"Low"</w:t>
      </w:r>
      <w:r>
        <w:rPr>
          <w:rStyle w:val="NormalTok"/>
        </w:rPr>
        <w:t xml:space="preserve">, </w:t>
      </w:r>
      <w:r>
        <w:rPr>
          <w:rStyle w:val="StringTok"/>
        </w:rPr>
        <w:t>"High"</w:t>
      </w:r>
      <w:r>
        <w:rPr>
          <w:rStyle w:val="NormalTok"/>
        </w:rPr>
        <w:t xml:space="preserve">, </w:t>
      </w:r>
      <w:r>
        <w:rPr>
          <w:rStyle w:val="StringTok"/>
        </w:rPr>
        <w:t>"Low"</w:t>
      </w:r>
      <w:r>
        <w:rPr>
          <w:rStyle w:val="NormalTok"/>
        </w:rPr>
        <w:t xml:space="preserve">, </w:t>
      </w:r>
      <w:r>
        <w:rPr>
          <w:rStyle w:val="StringTok"/>
        </w:rPr>
        <w:t>"High"</w:t>
      </w:r>
      <w:r>
        <w:rPr>
          <w:rStyle w:val="NormalTok"/>
        </w:rPr>
        <w:t>),</w:t>
      </w:r>
      <w:r>
        <w:br/>
      </w:r>
      <w:r>
        <w:rPr>
          <w:rStyle w:val="NormalTok"/>
        </w:rPr>
        <w:t xml:space="preserve">  </w:t>
      </w:r>
      <w:r>
        <w:rPr>
          <w:rStyle w:val="AttributeTok"/>
        </w:rPr>
        <w:t>Values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r>
        <w:br/>
      </w:r>
      <w:r>
        <w:rPr>
          <w:rStyle w:val="NormalTok"/>
        </w:rPr>
        <w:t>)</w:t>
      </w:r>
      <w:r>
        <w:br/>
      </w:r>
      <w:r>
        <w:rPr>
          <w:rStyle w:val="NormalTok"/>
        </w:rPr>
        <w:t>df</w:t>
      </w:r>
    </w:p>
    <w:p w14:paraId="56F87443" w14:textId="77777777" w:rsidR="009C3BEC" w:rsidRDefault="00000000">
      <w:pPr>
        <w:pStyle w:val="FirstParagraph"/>
      </w:pPr>
      <w:r>
        <w:lastRenderedPageBreak/>
        <w:t>.</w:t>
      </w:r>
    </w:p>
    <w:p w14:paraId="14911AD7" w14:textId="77777777" w:rsidR="009C3BEC" w:rsidRDefault="00000000">
      <w:pPr>
        <w:pStyle w:val="BodyText"/>
      </w:pPr>
      <w:r>
        <w:t>Subsetting in a Data.frame can be done to select specific rows, columns, or both:</w:t>
      </w:r>
    </w:p>
    <w:p w14:paraId="1DBF5E2F" w14:textId="77777777" w:rsidR="009C3BEC" w:rsidRDefault="00000000">
      <w:pPr>
        <w:pStyle w:val="Heading3"/>
      </w:pPr>
      <w:r>
        <w:t>Filter by row</w:t>
      </w:r>
    </w:p>
    <w:p w14:paraId="518CEDC4" w14:textId="77777777" w:rsidR="009C3BEC" w:rsidRDefault="00000000">
      <w:pPr>
        <w:pStyle w:val="FirstParagraph"/>
      </w:pPr>
      <w:r>
        <w:t xml:space="preserve">Here, we select rows where the </w:t>
      </w:r>
      <w:r>
        <w:rPr>
          <w:rStyle w:val="VerbatimChar"/>
        </w:rPr>
        <w:t>Values</w:t>
      </w:r>
      <w:r>
        <w:t xml:space="preserve"> column is greater than 2</w:t>
      </w:r>
    </w:p>
    <w:p w14:paraId="268A56FD" w14:textId="77777777" w:rsidR="009C3BEC" w:rsidRDefault="00000000">
      <w:pPr>
        <w:pStyle w:val="SourceCode"/>
      </w:pPr>
      <w:r>
        <w:rPr>
          <w:rStyle w:val="NormalTok"/>
        </w:rPr>
        <w:t>df[df</w:t>
      </w:r>
      <w:r>
        <w:rPr>
          <w:rStyle w:val="SpecialCharTok"/>
        </w:rPr>
        <w:t>$</w:t>
      </w:r>
      <w:r>
        <w:rPr>
          <w:rStyle w:val="NormalTok"/>
        </w:rPr>
        <w:t xml:space="preserve">Values </w:t>
      </w:r>
      <w:r>
        <w:rPr>
          <w:rStyle w:val="SpecialCharTok"/>
        </w:rPr>
        <w:t>&gt;</w:t>
      </w:r>
      <w:r>
        <w:rPr>
          <w:rStyle w:val="NormalTok"/>
        </w:rPr>
        <w:t xml:space="preserve"> </w:t>
      </w:r>
      <w:r>
        <w:rPr>
          <w:rStyle w:val="DecValTok"/>
        </w:rPr>
        <w:t>2</w:t>
      </w:r>
      <w:r>
        <w:rPr>
          <w:rStyle w:val="NormalTok"/>
        </w:rPr>
        <w:t>, ]</w:t>
      </w:r>
    </w:p>
    <w:p w14:paraId="2437F922" w14:textId="77777777" w:rsidR="009C3BEC" w:rsidRDefault="00000000">
      <w:pPr>
        <w:pStyle w:val="Heading3"/>
      </w:pPr>
      <w:r>
        <w:t>Filter by column</w:t>
      </w:r>
    </w:p>
    <w:p w14:paraId="125D634C" w14:textId="77777777" w:rsidR="009C3BEC" w:rsidRDefault="00000000">
      <w:pPr>
        <w:pStyle w:val="FirstParagraph"/>
      </w:pPr>
      <w:r>
        <w:t>Here, we select the ‘Commodities’ column</w:t>
      </w:r>
    </w:p>
    <w:p w14:paraId="23B71B33" w14:textId="77777777" w:rsidR="009C3BEC" w:rsidRDefault="00000000">
      <w:pPr>
        <w:pStyle w:val="SourceCode"/>
      </w:pPr>
      <w:r>
        <w:rPr>
          <w:rStyle w:val="NormalTok"/>
        </w:rPr>
        <w:t>df</w:t>
      </w:r>
      <w:r>
        <w:rPr>
          <w:rStyle w:val="SpecialCharTok"/>
        </w:rPr>
        <w:t>$</w:t>
      </w:r>
      <w:r>
        <w:rPr>
          <w:rStyle w:val="NormalTok"/>
        </w:rPr>
        <w:t>Commodities</w:t>
      </w:r>
    </w:p>
    <w:p w14:paraId="429B3D08" w14:textId="77777777" w:rsidR="009C3BEC" w:rsidRDefault="00000000">
      <w:pPr>
        <w:pStyle w:val="Heading3"/>
      </w:pPr>
      <w:r>
        <w:t>Filter by rows and columns</w:t>
      </w:r>
    </w:p>
    <w:p w14:paraId="58813D03" w14:textId="77777777" w:rsidR="009C3BEC" w:rsidRDefault="00000000">
      <w:pPr>
        <w:pStyle w:val="FirstParagraph"/>
      </w:pPr>
      <w:r>
        <w:t>Here, we select rows where ‘Values’ is greater than 2 and only the ‘Commodities’ and ‘Activities’ columns</w:t>
      </w:r>
    </w:p>
    <w:p w14:paraId="710E8583" w14:textId="77777777" w:rsidR="009C3BEC" w:rsidRDefault="00000000">
      <w:pPr>
        <w:pStyle w:val="SourceCode"/>
      </w:pPr>
      <w:r>
        <w:rPr>
          <w:rStyle w:val="NormalTok"/>
        </w:rPr>
        <w:t>df[df</w:t>
      </w:r>
      <w:r>
        <w:rPr>
          <w:rStyle w:val="SpecialCharTok"/>
        </w:rPr>
        <w:t>$</w:t>
      </w:r>
      <w:r>
        <w:rPr>
          <w:rStyle w:val="NormalTok"/>
        </w:rPr>
        <w:t xml:space="preserve">Values </w:t>
      </w:r>
      <w:r>
        <w:rPr>
          <w:rStyle w:val="SpecialCharTok"/>
        </w:rPr>
        <w:t>&gt;</w:t>
      </w:r>
      <w:r>
        <w:rPr>
          <w:rStyle w:val="NormalTok"/>
        </w:rPr>
        <w:t xml:space="preserve"> </w:t>
      </w:r>
      <w:r>
        <w:rPr>
          <w:rStyle w:val="DecValTok"/>
        </w:rPr>
        <w:t>2</w:t>
      </w:r>
      <w:r>
        <w:rPr>
          <w:rStyle w:val="NormalTok"/>
        </w:rPr>
        <w:t xml:space="preserve">, </w:t>
      </w:r>
      <w:r>
        <w:rPr>
          <w:rStyle w:val="FunctionTok"/>
        </w:rPr>
        <w:t>c</w:t>
      </w:r>
      <w:r>
        <w:rPr>
          <w:rStyle w:val="NormalTok"/>
        </w:rPr>
        <w:t>(</w:t>
      </w:r>
      <w:r>
        <w:rPr>
          <w:rStyle w:val="StringTok"/>
        </w:rPr>
        <w:t>"Commodities"</w:t>
      </w:r>
      <w:r>
        <w:rPr>
          <w:rStyle w:val="NormalTok"/>
        </w:rPr>
        <w:t xml:space="preserve">, </w:t>
      </w:r>
      <w:r>
        <w:rPr>
          <w:rStyle w:val="StringTok"/>
        </w:rPr>
        <w:t>"Activities"</w:t>
      </w:r>
      <w:r>
        <w:rPr>
          <w:rStyle w:val="NormalTok"/>
        </w:rPr>
        <w:t>)]</w:t>
      </w:r>
    </w:p>
    <w:p w14:paraId="5524E23B" w14:textId="77777777" w:rsidR="009C3BEC" w:rsidRDefault="00000000">
      <w:pPr>
        <w:pStyle w:val="Heading2"/>
      </w:pPr>
      <w:r>
        <w:t>Arrays</w:t>
      </w:r>
    </w:p>
    <w:p w14:paraId="0307E427" w14:textId="77777777" w:rsidR="009C3BEC" w:rsidRDefault="00000000">
      <w:pPr>
        <w:pStyle w:val="FirstParagraph"/>
      </w:pPr>
      <w:r>
        <w:t xml:space="preserve">An </w:t>
      </w:r>
      <w:hyperlink r:id="rId18" w:anchor="arrays">
        <w:r>
          <w:rPr>
            <w:rStyle w:val="Hyperlink"/>
          </w:rPr>
          <w:t>Array</w:t>
        </w:r>
      </w:hyperlink>
      <w:r>
        <w:t xml:space="preserve"> in R is a multi-dimensional data structure that can store data in more than two dimensions. While arrays can have any number of dimensions, a two-dimensional array is known as a matrix. Arrays are useful for performing mathematical operations on multi-dimensional data.</w:t>
      </w:r>
    </w:p>
    <w:p w14:paraId="60C8632A" w14:textId="77777777" w:rsidR="009C3BEC" w:rsidRDefault="00000000">
      <w:pPr>
        <w:pStyle w:val="BodyText"/>
      </w:pPr>
      <w:r>
        <w:t>Example of an Array:</w:t>
      </w:r>
    </w:p>
    <w:p w14:paraId="0291288B" w14:textId="77777777" w:rsidR="009C3BEC" w:rsidRDefault="00000000">
      <w:pPr>
        <w:pStyle w:val="SourceCode"/>
      </w:pPr>
      <w:r>
        <w:rPr>
          <w:rStyle w:val="CommentTok"/>
        </w:rPr>
        <w:t># Assuming each combination of categories has a unique value</w:t>
      </w:r>
      <w:r>
        <w:br/>
      </w:r>
      <w:r>
        <w:rPr>
          <w:rStyle w:val="NormalTok"/>
        </w:rPr>
        <w:t xml:space="preserve">array_data </w:t>
      </w:r>
      <w:r>
        <w:rPr>
          <w:rStyle w:val="OtherTok"/>
        </w:rPr>
        <w:t>&lt;-</w:t>
      </w:r>
      <w:r>
        <w:rPr>
          <w:rStyle w:val="NormalTok"/>
        </w:rPr>
        <w:t xml:space="preserve"> </w:t>
      </w:r>
      <w:r>
        <w:rPr>
          <w:rStyle w:val="FunctionTok"/>
        </w:rPr>
        <w:t>array</w:t>
      </w:r>
      <w:r>
        <w:rPr>
          <w:rStyle w:val="NormalTok"/>
        </w:rPr>
        <w:t>(df</w:t>
      </w:r>
      <w:r>
        <w:rPr>
          <w:rStyle w:val="SpecialCharTok"/>
        </w:rPr>
        <w:t>$</w:t>
      </w:r>
      <w:r>
        <w:rPr>
          <w:rStyle w:val="NormalTok"/>
        </w:rPr>
        <w:t xml:space="preserve">Values, </w:t>
      </w:r>
      <w:r>
        <w:rPr>
          <w:rStyle w:val="AttributeTok"/>
        </w:rPr>
        <w:t>dim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w:t>
      </w:r>
      <w:r>
        <w:br/>
      </w:r>
      <w:r>
        <w:rPr>
          <w:rStyle w:val="FunctionTok"/>
        </w:rPr>
        <w:t>dimnames</w:t>
      </w:r>
      <w:r>
        <w:rPr>
          <w:rStyle w:val="NormalTok"/>
        </w:rPr>
        <w:t xml:space="preserve">(array_data)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FunctionTok"/>
        </w:rPr>
        <w:t>unique</w:t>
      </w:r>
      <w:r>
        <w:rPr>
          <w:rStyle w:val="NormalTok"/>
        </w:rPr>
        <w:t>(df</w:t>
      </w:r>
      <w:r>
        <w:rPr>
          <w:rStyle w:val="SpecialCharTok"/>
        </w:rPr>
        <w:t>$</w:t>
      </w:r>
      <w:r>
        <w:rPr>
          <w:rStyle w:val="NormalTok"/>
        </w:rPr>
        <w:t>Commodities),</w:t>
      </w:r>
      <w:r>
        <w:br/>
      </w:r>
      <w:r>
        <w:rPr>
          <w:rStyle w:val="NormalTok"/>
        </w:rPr>
        <w:t xml:space="preserve">  </w:t>
      </w:r>
      <w:r>
        <w:rPr>
          <w:rStyle w:val="FunctionTok"/>
        </w:rPr>
        <w:t>unique</w:t>
      </w:r>
      <w:r>
        <w:rPr>
          <w:rStyle w:val="NormalTok"/>
        </w:rPr>
        <w:t>(df</w:t>
      </w:r>
      <w:r>
        <w:rPr>
          <w:rStyle w:val="SpecialCharTok"/>
        </w:rPr>
        <w:t>$</w:t>
      </w:r>
      <w:r>
        <w:rPr>
          <w:rStyle w:val="NormalTok"/>
        </w:rPr>
        <w:t>Activities),</w:t>
      </w:r>
      <w:r>
        <w:br/>
      </w:r>
      <w:r>
        <w:rPr>
          <w:rStyle w:val="NormalTok"/>
        </w:rPr>
        <w:t xml:space="preserve">  </w:t>
      </w:r>
      <w:r>
        <w:rPr>
          <w:rStyle w:val="FunctionTok"/>
        </w:rPr>
        <w:t>unique</w:t>
      </w:r>
      <w:r>
        <w:rPr>
          <w:rStyle w:val="NormalTok"/>
        </w:rPr>
        <w:t>(df</w:t>
      </w:r>
      <w:r>
        <w:rPr>
          <w:rStyle w:val="SpecialCharTok"/>
        </w:rPr>
        <w:t>$</w:t>
      </w:r>
      <w:r>
        <w:rPr>
          <w:rStyle w:val="NormalTok"/>
        </w:rPr>
        <w:t>Margins)</w:t>
      </w:r>
      <w:r>
        <w:br/>
      </w:r>
      <w:r>
        <w:rPr>
          <w:rStyle w:val="NormalTok"/>
        </w:rPr>
        <w:t>)</w:t>
      </w:r>
      <w:r>
        <w:br/>
      </w:r>
      <w:r>
        <w:rPr>
          <w:rStyle w:val="NormalTok"/>
        </w:rPr>
        <w:t>array_data</w:t>
      </w:r>
      <w:r>
        <w:br/>
      </w:r>
      <w:r>
        <w:br/>
      </w:r>
      <w:r>
        <w:rPr>
          <w:rStyle w:val="CommentTok"/>
        </w:rPr>
        <w:t># Subsetting data from an Array</w:t>
      </w:r>
      <w:r>
        <w:br/>
      </w:r>
      <w:r>
        <w:rPr>
          <w:rStyle w:val="NormalTok"/>
        </w:rPr>
        <w:t xml:space="preserve">array_subset </w:t>
      </w:r>
      <w:r>
        <w:rPr>
          <w:rStyle w:val="OtherTok"/>
        </w:rPr>
        <w:t>&lt;-</w:t>
      </w:r>
      <w:r>
        <w:rPr>
          <w:rStyle w:val="NormalTok"/>
        </w:rPr>
        <w:t xml:space="preserve"> array_data[</w:t>
      </w:r>
      <w:r>
        <w:rPr>
          <w:rStyle w:val="StringTok"/>
        </w:rPr>
        <w:t>"Wheat"</w:t>
      </w:r>
      <w:r>
        <w:rPr>
          <w:rStyle w:val="NormalTok"/>
        </w:rPr>
        <w:t xml:space="preserve">, </w:t>
      </w:r>
      <w:r>
        <w:rPr>
          <w:rStyle w:val="StringTok"/>
        </w:rPr>
        <w:t>"Farming"</w:t>
      </w:r>
      <w:r>
        <w:rPr>
          <w:rStyle w:val="NormalTok"/>
        </w:rPr>
        <w:t>, ]</w:t>
      </w:r>
      <w:r>
        <w:br/>
      </w:r>
      <w:r>
        <w:rPr>
          <w:rStyle w:val="NormalTok"/>
        </w:rPr>
        <w:t>array_subset</w:t>
      </w:r>
    </w:p>
    <w:p w14:paraId="15CCFE4B" w14:textId="77777777" w:rsidR="009C3BEC" w:rsidRDefault="00000000">
      <w:pPr>
        <w:pStyle w:val="Heading2"/>
      </w:pPr>
      <w:r>
        <w:t>Lists</w:t>
      </w:r>
    </w:p>
    <w:p w14:paraId="744433A6" w14:textId="77777777" w:rsidR="009C3BEC" w:rsidRDefault="00000000">
      <w:pPr>
        <w:pStyle w:val="FirstParagraph"/>
      </w:pPr>
      <w:r>
        <w:t xml:space="preserve">A </w:t>
      </w:r>
      <w:hyperlink r:id="rId19" w:anchor="lists">
        <w:r>
          <w:rPr>
            <w:rStyle w:val="Hyperlink"/>
          </w:rPr>
          <w:t>List</w:t>
        </w:r>
      </w:hyperlink>
      <w:r>
        <w:t xml:space="preserve"> is a collection of elements that can be of different types and structures. You can think of a list as a container that holds a variety of objects, which can be accessed and </w:t>
      </w:r>
      <w:hyperlink r:id="rId20" w:anchor="constructing-and-modifying-lists">
        <w:r>
          <w:rPr>
            <w:rStyle w:val="Hyperlink"/>
          </w:rPr>
          <w:t>manipulated individually</w:t>
        </w:r>
      </w:hyperlink>
      <w:r>
        <w:t>.</w:t>
      </w:r>
    </w:p>
    <w:p w14:paraId="777E652E" w14:textId="77777777" w:rsidR="009C3BEC" w:rsidRDefault="00000000">
      <w:pPr>
        <w:pStyle w:val="BodyText"/>
      </w:pPr>
      <w:r>
        <w:t>Example of a List:</w:t>
      </w:r>
    </w:p>
    <w:p w14:paraId="46FC9BE8" w14:textId="77777777" w:rsidR="009C3BEC" w:rsidRDefault="00000000">
      <w:pPr>
        <w:pStyle w:val="SourceCode"/>
      </w:pPr>
      <w:r>
        <w:rPr>
          <w:rStyle w:val="NormalTok"/>
        </w:rPr>
        <w:lastRenderedPageBreak/>
        <w:t xml:space="preserve">list_data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AttributeTok"/>
        </w:rPr>
        <w:t>Data_Frame =</w:t>
      </w:r>
      <w:r>
        <w:rPr>
          <w:rStyle w:val="NormalTok"/>
        </w:rPr>
        <w:t xml:space="preserve"> df,</w:t>
      </w:r>
      <w:r>
        <w:br/>
      </w:r>
      <w:r>
        <w:rPr>
          <w:rStyle w:val="NormalTok"/>
        </w:rPr>
        <w:t xml:space="preserve">  </w:t>
      </w:r>
      <w:r>
        <w:rPr>
          <w:rStyle w:val="AttributeTok"/>
        </w:rPr>
        <w:t>Array =</w:t>
      </w:r>
      <w:r>
        <w:rPr>
          <w:rStyle w:val="NormalTok"/>
        </w:rPr>
        <w:t xml:space="preserve"> array_data,</w:t>
      </w:r>
      <w:r>
        <w:br/>
      </w:r>
      <w:r>
        <w:rPr>
          <w:rStyle w:val="NormalTok"/>
        </w:rPr>
        <w:t xml:space="preserve">  </w:t>
      </w:r>
      <w:r>
        <w:rPr>
          <w:rStyle w:val="AttributeTok"/>
        </w:rPr>
        <w:t>Details =</w:t>
      </w:r>
      <w:r>
        <w:rPr>
          <w:rStyle w:val="NormalTok"/>
        </w:rPr>
        <w:t xml:space="preserve"> </w:t>
      </w:r>
      <w:r>
        <w:rPr>
          <w:rStyle w:val="FunctionTok"/>
        </w:rPr>
        <w:t>list</w:t>
      </w:r>
      <w:r>
        <w:rPr>
          <w:rStyle w:val="NormalTok"/>
        </w:rPr>
        <w:t>(</w:t>
      </w:r>
      <w:r>
        <w:br/>
      </w:r>
      <w:r>
        <w:rPr>
          <w:rStyle w:val="NormalTok"/>
        </w:rPr>
        <w:t xml:space="preserve">    </w:t>
      </w:r>
      <w:r>
        <w:rPr>
          <w:rStyle w:val="AttributeTok"/>
        </w:rPr>
        <w:t>Commodities =</w:t>
      </w:r>
      <w:r>
        <w:rPr>
          <w:rStyle w:val="NormalTok"/>
        </w:rPr>
        <w:t xml:space="preserve"> </w:t>
      </w:r>
      <w:r>
        <w:rPr>
          <w:rStyle w:val="FunctionTok"/>
        </w:rPr>
        <w:t>unique</w:t>
      </w:r>
      <w:r>
        <w:rPr>
          <w:rStyle w:val="NormalTok"/>
        </w:rPr>
        <w:t>(df</w:t>
      </w:r>
      <w:r>
        <w:rPr>
          <w:rStyle w:val="SpecialCharTok"/>
        </w:rPr>
        <w:t>$</w:t>
      </w:r>
      <w:r>
        <w:rPr>
          <w:rStyle w:val="NormalTok"/>
        </w:rPr>
        <w:t>Commodities),</w:t>
      </w:r>
      <w:r>
        <w:br/>
      </w:r>
      <w:r>
        <w:rPr>
          <w:rStyle w:val="NormalTok"/>
        </w:rPr>
        <w:t xml:space="preserve">    </w:t>
      </w:r>
      <w:r>
        <w:rPr>
          <w:rStyle w:val="AttributeTok"/>
        </w:rPr>
        <w:t>Activities =</w:t>
      </w:r>
      <w:r>
        <w:rPr>
          <w:rStyle w:val="NormalTok"/>
        </w:rPr>
        <w:t xml:space="preserve"> </w:t>
      </w:r>
      <w:r>
        <w:rPr>
          <w:rStyle w:val="FunctionTok"/>
        </w:rPr>
        <w:t>unique</w:t>
      </w:r>
      <w:r>
        <w:rPr>
          <w:rStyle w:val="NormalTok"/>
        </w:rPr>
        <w:t>(df</w:t>
      </w:r>
      <w:r>
        <w:rPr>
          <w:rStyle w:val="SpecialCharTok"/>
        </w:rPr>
        <w:t>$</w:t>
      </w:r>
      <w:r>
        <w:rPr>
          <w:rStyle w:val="NormalTok"/>
        </w:rPr>
        <w:t>Activities),</w:t>
      </w:r>
      <w:r>
        <w:br/>
      </w:r>
      <w:r>
        <w:rPr>
          <w:rStyle w:val="NormalTok"/>
        </w:rPr>
        <w:t xml:space="preserve">    </w:t>
      </w:r>
      <w:r>
        <w:rPr>
          <w:rStyle w:val="AttributeTok"/>
        </w:rPr>
        <w:t>Margins =</w:t>
      </w:r>
      <w:r>
        <w:rPr>
          <w:rStyle w:val="NormalTok"/>
        </w:rPr>
        <w:t xml:space="preserve"> </w:t>
      </w:r>
      <w:r>
        <w:rPr>
          <w:rStyle w:val="FunctionTok"/>
        </w:rPr>
        <w:t>unique</w:t>
      </w:r>
      <w:r>
        <w:rPr>
          <w:rStyle w:val="NormalTok"/>
        </w:rPr>
        <w:t>(df</w:t>
      </w:r>
      <w:r>
        <w:rPr>
          <w:rStyle w:val="SpecialCharTok"/>
        </w:rPr>
        <w:t>$</w:t>
      </w:r>
      <w:r>
        <w:rPr>
          <w:rStyle w:val="NormalTok"/>
        </w:rPr>
        <w:t>Margins)</w:t>
      </w:r>
      <w:r>
        <w:br/>
      </w:r>
      <w:r>
        <w:rPr>
          <w:rStyle w:val="NormalTok"/>
        </w:rPr>
        <w:t xml:space="preserve">  )</w:t>
      </w:r>
      <w:r>
        <w:br/>
      </w:r>
      <w:r>
        <w:rPr>
          <w:rStyle w:val="NormalTok"/>
        </w:rPr>
        <w:t>)</w:t>
      </w:r>
      <w:r>
        <w:br/>
      </w:r>
      <w:r>
        <w:rPr>
          <w:rStyle w:val="NormalTok"/>
        </w:rPr>
        <w:t>list_data</w:t>
      </w:r>
    </w:p>
    <w:p w14:paraId="63F5F968" w14:textId="77777777" w:rsidR="009C3BEC" w:rsidRDefault="00000000">
      <w:pPr>
        <w:pStyle w:val="FirstParagraph"/>
      </w:pPr>
      <w:r>
        <w:t xml:space="preserve">You can subset elements of a list using the </w:t>
      </w:r>
      <w:r>
        <w:rPr>
          <w:rStyle w:val="VerbatimChar"/>
        </w:rPr>
        <w:t>$</w:t>
      </w:r>
      <w:r>
        <w:t>. For nested lists, you can chain these operators to access deeper levels.</w:t>
      </w:r>
    </w:p>
    <w:p w14:paraId="6E6DFAB9" w14:textId="77777777" w:rsidR="009C3BEC" w:rsidRDefault="00000000">
      <w:pPr>
        <w:pStyle w:val="Heading3"/>
      </w:pPr>
      <w:r>
        <w:t>Select a Data.frame within the list</w:t>
      </w:r>
    </w:p>
    <w:p w14:paraId="0C387349" w14:textId="77777777" w:rsidR="009C3BEC" w:rsidRDefault="00000000">
      <w:pPr>
        <w:pStyle w:val="SourceCode"/>
      </w:pPr>
      <w:r>
        <w:rPr>
          <w:rStyle w:val="NormalTok"/>
        </w:rPr>
        <w:t>list_data</w:t>
      </w:r>
      <w:r>
        <w:rPr>
          <w:rStyle w:val="SpecialCharTok"/>
        </w:rPr>
        <w:t>$</w:t>
      </w:r>
      <w:r>
        <w:rPr>
          <w:rStyle w:val="NormalTok"/>
        </w:rPr>
        <w:t>Data_Frame</w:t>
      </w:r>
    </w:p>
    <w:p w14:paraId="6CAB7688" w14:textId="77777777" w:rsidR="009C3BEC" w:rsidRDefault="00000000">
      <w:pPr>
        <w:pStyle w:val="Heading3"/>
      </w:pPr>
      <w:r>
        <w:t>Select a specific column in the Data.frame</w:t>
      </w:r>
    </w:p>
    <w:p w14:paraId="08EF3665" w14:textId="77777777" w:rsidR="009C3BEC" w:rsidRDefault="00000000">
      <w:pPr>
        <w:pStyle w:val="SourceCode"/>
      </w:pPr>
      <w:r>
        <w:rPr>
          <w:rStyle w:val="NormalTok"/>
        </w:rPr>
        <w:t>list_data</w:t>
      </w:r>
      <w:r>
        <w:rPr>
          <w:rStyle w:val="SpecialCharTok"/>
        </w:rPr>
        <w:t>$</w:t>
      </w:r>
      <w:r>
        <w:rPr>
          <w:rStyle w:val="NormalTok"/>
        </w:rPr>
        <w:t>Data_Frame</w:t>
      </w:r>
      <w:r>
        <w:rPr>
          <w:rStyle w:val="SpecialCharTok"/>
        </w:rPr>
        <w:t>$</w:t>
      </w:r>
      <w:r>
        <w:rPr>
          <w:rStyle w:val="NormalTok"/>
        </w:rPr>
        <w:t>Commodities</w:t>
      </w:r>
    </w:p>
    <w:p w14:paraId="5C068540" w14:textId="77777777" w:rsidR="009C3BEC" w:rsidRDefault="00000000">
      <w:pPr>
        <w:pStyle w:val="Heading3"/>
      </w:pPr>
      <w:r>
        <w:t>Select a specific value in the Array</w:t>
      </w:r>
    </w:p>
    <w:p w14:paraId="0132C9D0" w14:textId="77777777" w:rsidR="009C3BEC" w:rsidRDefault="00000000">
      <w:pPr>
        <w:pStyle w:val="SourceCode"/>
      </w:pPr>
      <w:r>
        <w:rPr>
          <w:rStyle w:val="NormalTok"/>
        </w:rPr>
        <w:t>list_data</w:t>
      </w:r>
      <w:r>
        <w:rPr>
          <w:rStyle w:val="SpecialCharTok"/>
        </w:rPr>
        <w:t>$</w:t>
      </w:r>
      <w:r>
        <w:rPr>
          <w:rStyle w:val="NormalTok"/>
        </w:rPr>
        <w:t>Array[</w:t>
      </w:r>
      <w:r>
        <w:rPr>
          <w:rStyle w:val="StringTok"/>
        </w:rPr>
        <w:t>"Wheat"</w:t>
      </w:r>
      <w:r>
        <w:rPr>
          <w:rStyle w:val="NormalTok"/>
        </w:rPr>
        <w:t xml:space="preserve">, </w:t>
      </w:r>
      <w:r>
        <w:rPr>
          <w:rStyle w:val="StringTok"/>
        </w:rPr>
        <w:t>"Farming"</w:t>
      </w:r>
      <w:r>
        <w:rPr>
          <w:rStyle w:val="NormalTok"/>
        </w:rPr>
        <w:t xml:space="preserve">, </w:t>
      </w:r>
      <w:r>
        <w:rPr>
          <w:rStyle w:val="StringTok"/>
        </w:rPr>
        <w:t>"Low"</w:t>
      </w:r>
      <w:r>
        <w:rPr>
          <w:rStyle w:val="NormalTok"/>
        </w:rPr>
        <w:t>]</w:t>
      </w:r>
    </w:p>
    <w:p w14:paraId="1474D0B6" w14:textId="77777777" w:rsidR="009C3BEC" w:rsidRDefault="00000000">
      <w:pPr>
        <w:pStyle w:val="Heading1"/>
      </w:pPr>
      <w:bookmarkStart w:id="250" w:name="hands-on-session"/>
      <w:bookmarkEnd w:id="248"/>
      <w:r>
        <w:t>Hands-On Session</w:t>
      </w:r>
    </w:p>
    <w:p w14:paraId="607786AC" w14:textId="77777777" w:rsidR="009C3BEC" w:rsidRDefault="00000000">
      <w:pPr>
        <w:pStyle w:val="FirstParagraph"/>
      </w:pPr>
      <w:r>
        <w:t xml:space="preserve">In this section, our attention will be centered on the steps evolved to run </w:t>
      </w:r>
      <w:r>
        <w:rPr>
          <w:b/>
          <w:bCs/>
        </w:rPr>
        <w:t>GTAPv7</w:t>
      </w:r>
      <w:r>
        <w:t xml:space="preserve"> simulations in R. We will delve into some key tasks: learning how to effectively import and examine .har files in R, interpreting models presented in .tab format within the R environment, executing simulations, and exploring the resulting data.</w:t>
      </w:r>
    </w:p>
    <w:p w14:paraId="64764E6F" w14:textId="77777777" w:rsidR="009C3BEC" w:rsidRDefault="00000000">
      <w:pPr>
        <w:pStyle w:val="Heading2"/>
      </w:pPr>
      <w:bookmarkStart w:id="251" w:name="step-1-set-up-the-gtap-database"/>
      <w:r>
        <w:t>Step 1: Set up the GTAP database</w:t>
      </w:r>
    </w:p>
    <w:p w14:paraId="29ABE7AB" w14:textId="77777777" w:rsidR="009C3BEC" w:rsidRDefault="00000000">
      <w:pPr>
        <w:pStyle w:val="FirstParagraph"/>
      </w:pPr>
      <w:r>
        <w:t xml:space="preserve">GEMPACK utilizes custom .har binary data files. The R package </w:t>
      </w:r>
      <w:hyperlink r:id="rId21">
        <w:r>
          <w:rPr>
            <w:rStyle w:val="Hyperlink"/>
          </w:rPr>
          <w:t>HARr</w:t>
        </w:r>
      </w:hyperlink>
      <w:r>
        <w:t xml:space="preserve"> enables R to directly read these .har files, specifically headers with character, integer, and dense real matrices. It converts the data in these headers, including set information, into a </w:t>
      </w:r>
      <w:hyperlink r:id="rId22">
        <w:r>
          <w:rPr>
            <w:rStyle w:val="Hyperlink"/>
          </w:rPr>
          <w:t>list</w:t>
        </w:r>
      </w:hyperlink>
      <w:r>
        <w:t xml:space="preserve"> of </w:t>
      </w:r>
      <w:hyperlink r:id="rId23">
        <w:r>
          <w:rPr>
            <w:rStyle w:val="Hyperlink"/>
          </w:rPr>
          <w:t>arrays</w:t>
        </w:r>
      </w:hyperlink>
      <w:r>
        <w:t>, in which each array represents an Header of the .har file.</w:t>
      </w:r>
    </w:p>
    <w:p w14:paraId="42E361D0" w14:textId="77777777" w:rsidR="009C3BEC" w:rsidRDefault="00000000">
      <w:pPr>
        <w:pStyle w:val="BodyText"/>
      </w:pPr>
      <w:r>
        <w:t xml:space="preserve">In this step, you’ll write a script to read the GTAP model’s database files and explore specific data within them. After loading the files, extract and examine the header </w:t>
      </w:r>
      <w:r>
        <w:rPr>
          <w:rStyle w:val="VerbatimChar"/>
        </w:rPr>
        <w:t>vdfb</w:t>
      </w:r>
      <w:r>
        <w:t xml:space="preserve"> (Domestic purchases, by firms, at basic prices) from the appropriate file. Explore the structure and contents of this header.</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9C3BEC" w14:paraId="01736AB6" w14:textId="77777777" w:rsidTr="009C3BEC">
        <w:trPr>
          <w:cantSplit/>
        </w:trPr>
        <w:tc>
          <w:tcPr>
            <w:tcW w:w="0" w:type="auto"/>
            <w:tcMar>
              <w:left w:w="144" w:type="dxa"/>
              <w:right w:w="144" w:type="dxa"/>
            </w:tcMar>
          </w:tcPr>
          <w:p w14:paraId="282C4879" w14:textId="77777777" w:rsidR="009C3BEC" w:rsidRDefault="00000000">
            <w:pPr>
              <w:pStyle w:val="BodyText"/>
              <w:spacing w:before="0" w:after="8"/>
              <w:jc w:val="center"/>
            </w:pPr>
            <w:r>
              <w:rPr>
                <w:noProof/>
              </w:rPr>
              <w:lastRenderedPageBreak/>
              <w:drawing>
                <wp:inline distT="0" distB="0" distL="0" distR="0" wp14:anchorId="220D1B2A" wp14:editId="6BD7DC91">
                  <wp:extent cx="152400" cy="1524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C:\PROGRA~1\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5E5109D" w14:textId="77777777" w:rsidR="009C3BEC" w:rsidRDefault="00000000">
            <w:pPr>
              <w:pStyle w:val="BodyText"/>
              <w:spacing w:before="16" w:after="64"/>
            </w:pPr>
            <w:r>
              <w:rPr>
                <w:b/>
                <w:bCs/>
              </w:rPr>
              <w:t>Tasks</w:t>
            </w:r>
          </w:p>
          <w:p w14:paraId="7FBB3BE3" w14:textId="77777777" w:rsidR="009C3BEC" w:rsidRDefault="00000000">
            <w:pPr>
              <w:pStyle w:val="Compact"/>
              <w:numPr>
                <w:ilvl w:val="0"/>
                <w:numId w:val="4"/>
              </w:numPr>
            </w:pPr>
            <w:r>
              <w:t>Load the .har files using the HARr package.</w:t>
            </w:r>
          </w:p>
          <w:p w14:paraId="4CF56009" w14:textId="77777777" w:rsidR="009C3BEC" w:rsidRDefault="00000000">
            <w:pPr>
              <w:pStyle w:val="Compact"/>
              <w:numPr>
                <w:ilvl w:val="0"/>
                <w:numId w:val="4"/>
              </w:numPr>
            </w:pPr>
            <w:r>
              <w:t xml:space="preserve">From the loaded files, extract the header </w:t>
            </w:r>
            <w:r>
              <w:rPr>
                <w:rStyle w:val="VerbatimChar"/>
              </w:rPr>
              <w:t>vmfp</w:t>
            </w:r>
            <w:r>
              <w:t xml:space="preserve">(Imported purchases, by firms, at producers prices), then subset acts to </w:t>
            </w:r>
            <w:r>
              <w:rPr>
                <w:rStyle w:val="VerbatimChar"/>
              </w:rPr>
              <w:t>food</w:t>
            </w:r>
            <w:r>
              <w:t>.</w:t>
            </w:r>
          </w:p>
          <w:p w14:paraId="7C721ABF" w14:textId="77777777" w:rsidR="009C3BEC" w:rsidRDefault="00000000">
            <w:pPr>
              <w:pStyle w:val="Compact"/>
              <w:numPr>
                <w:ilvl w:val="0"/>
                <w:numId w:val="4"/>
              </w:numPr>
            </w:pPr>
            <w:r>
              <w:t xml:space="preserve">Convert </w:t>
            </w:r>
            <w:r>
              <w:rPr>
                <w:rStyle w:val="VerbatimChar"/>
              </w:rPr>
              <w:t>vmfp</w:t>
            </w:r>
            <w:r>
              <w:t xml:space="preserve"> to a data.frame class.</w:t>
            </w:r>
          </w:p>
          <w:p w14:paraId="40791DA7" w14:textId="77777777" w:rsidR="009C3BEC" w:rsidRDefault="00000000">
            <w:pPr>
              <w:pStyle w:val="Compact"/>
              <w:numPr>
                <w:ilvl w:val="0"/>
                <w:numId w:val="4"/>
              </w:numPr>
            </w:pPr>
            <w:r>
              <w:t xml:space="preserve">Analyze the extracted </w:t>
            </w:r>
            <w:r>
              <w:rPr>
                <w:rStyle w:val="VerbatimChar"/>
              </w:rPr>
              <w:t>vdfb</w:t>
            </w:r>
            <w:r>
              <w:t xml:space="preserve"> data. You can make a chart if you want it.</w:t>
            </w:r>
          </w:p>
        </w:tc>
      </w:tr>
    </w:tbl>
    <w:p w14:paraId="43D16FD4" w14:textId="77777777" w:rsidR="009C3BEC" w:rsidRDefault="00000000">
      <w:pPr>
        <w:pStyle w:val="Heading3"/>
      </w:pPr>
      <w:bookmarkStart w:id="252" w:name="task-1-loading-the-gtap-database"/>
      <w:r>
        <w:t>Task 1: Loading the GTAP Database</w:t>
      </w:r>
    </w:p>
    <w:p w14:paraId="54BBFC32" w14:textId="77777777" w:rsidR="009C3BEC" w:rsidRDefault="00000000">
      <w:pPr>
        <w:pStyle w:val="FirstParagraph"/>
      </w:pPr>
      <w:r>
        <w:t xml:space="preserve">In this task, you will learn how to load the GTAP model’s database files into R using the </w:t>
      </w:r>
      <w:r>
        <w:rPr>
          <w:rStyle w:val="VerbatimChar"/>
        </w:rPr>
        <w:t>HARr</w:t>
      </w:r>
      <w:r>
        <w:t xml:space="preserve"> package. This step is crucial as it sets the foundation for all subsequent analyses. You’ll focus on how to read .har files and understand their structure within the R environment.</w:t>
      </w:r>
    </w:p>
    <w:tbl>
      <w:tblPr>
        <w:tblStyle w:val="Table"/>
        <w:tblW w:w="0" w:type="auto"/>
        <w:tblInd w:w="164" w:type="dxa"/>
        <w:tblBorders>
          <w:left w:val="single" w:sz="24" w:space="0" w:color="FC5300"/>
        </w:tblBorders>
        <w:tblCellMar>
          <w:left w:w="0" w:type="dxa"/>
          <w:right w:w="0" w:type="dxa"/>
        </w:tblCellMar>
        <w:tblLook w:val="0000" w:firstRow="0" w:lastRow="0" w:firstColumn="0" w:lastColumn="0" w:noHBand="0" w:noVBand="0"/>
      </w:tblPr>
      <w:tblGrid>
        <w:gridCol w:w="528"/>
        <w:gridCol w:w="8812"/>
      </w:tblGrid>
      <w:tr w:rsidR="009C3BEC" w14:paraId="6FC428A1" w14:textId="77777777" w:rsidTr="009C3BEC">
        <w:trPr>
          <w:cantSplit/>
        </w:trPr>
        <w:tc>
          <w:tcPr>
            <w:tcW w:w="0" w:type="auto"/>
            <w:tcMar>
              <w:left w:w="144" w:type="dxa"/>
              <w:right w:w="144" w:type="dxa"/>
            </w:tcMar>
          </w:tcPr>
          <w:p w14:paraId="4AC6E9D9" w14:textId="77777777" w:rsidR="009C3BEC" w:rsidRDefault="00000000">
            <w:pPr>
              <w:pStyle w:val="BodyText"/>
              <w:spacing w:before="0" w:after="8"/>
              <w:jc w:val="center"/>
            </w:pPr>
            <w:r>
              <w:rPr>
                <w:noProof/>
              </w:rPr>
              <w:drawing>
                <wp:inline distT="0" distB="0" distL="0" distR="0" wp14:anchorId="53359D5D" wp14:editId="4AE2C7D6">
                  <wp:extent cx="152400" cy="1524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C:\PROGRA~1\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C0601F3" w14:textId="77777777" w:rsidR="009C3BEC" w:rsidRDefault="009C3BEC">
            <w:pPr>
              <w:pStyle w:val="BodyText"/>
              <w:spacing w:before="16" w:after="64"/>
            </w:pPr>
          </w:p>
          <w:p w14:paraId="1D859222" w14:textId="77777777" w:rsidR="009C3BEC" w:rsidRDefault="00000000">
            <w:pPr>
              <w:pStyle w:val="BodyText"/>
              <w:spacing w:before="16"/>
            </w:pPr>
            <w:r>
              <w:t>The name of each list must be the same as that specified in the database model, preferably in lowercase. See below that the names in the .tab file and the previously generated lists are the same.</w:t>
            </w:r>
          </w:p>
          <w:p w14:paraId="2843E770" w14:textId="77777777" w:rsidR="009C3BEC" w:rsidRDefault="00000000">
            <w:pPr>
              <w:pStyle w:val="BodyText"/>
            </w:pPr>
            <w:r>
              <w:rPr>
                <w:i/>
                <w:iCs/>
              </w:rPr>
              <w:t>GTAPv7.tab</w:t>
            </w:r>
            <w:r>
              <w:t>, line 99:</w:t>
            </w:r>
          </w:p>
          <w:p w14:paraId="5012794C" w14:textId="77777777" w:rsidR="009C3BEC" w:rsidRDefault="00000000">
            <w:pPr>
              <w:pStyle w:val="SourceCode"/>
            </w:pPr>
            <w:r>
              <w:rPr>
                <w:rStyle w:val="NormalTok"/>
              </w:rPr>
              <w:t>...</w:t>
            </w:r>
            <w:r>
              <w:br/>
            </w:r>
            <w:r>
              <w:rPr>
                <w:rStyle w:val="NormalTok"/>
              </w:rPr>
              <w:t>File</w:t>
            </w:r>
            <w:r>
              <w:br/>
            </w:r>
            <w:r>
              <w:rPr>
                <w:rStyle w:val="NormalTok"/>
              </w:rPr>
              <w:t xml:space="preserve">    GTAPSETS </w:t>
            </w:r>
            <w:r>
              <w:rPr>
                <w:rStyle w:val="CommentTok"/>
              </w:rPr>
              <w:t># file with set specification #;</w:t>
            </w:r>
            <w:r>
              <w:br/>
            </w:r>
            <w:r>
              <w:rPr>
                <w:rStyle w:val="NormalTok"/>
              </w:rPr>
              <w:t>File</w:t>
            </w:r>
            <w:r>
              <w:br/>
            </w:r>
            <w:r>
              <w:rPr>
                <w:rStyle w:val="NormalTok"/>
              </w:rPr>
              <w:t xml:space="preserve">    GTAPDATA </w:t>
            </w:r>
            <w:r>
              <w:rPr>
                <w:rStyle w:val="CommentTok"/>
              </w:rPr>
              <w:t># file containing all Base Data #;</w:t>
            </w:r>
            <w:r>
              <w:br/>
            </w:r>
            <w:r>
              <w:rPr>
                <w:rStyle w:val="NormalTok"/>
              </w:rPr>
              <w:t>File</w:t>
            </w:r>
            <w:r>
              <w:br/>
            </w:r>
            <w:r>
              <w:rPr>
                <w:rStyle w:val="NormalTok"/>
              </w:rPr>
              <w:t xml:space="preserve">    GTAPPARM </w:t>
            </w:r>
            <w:r>
              <w:rPr>
                <w:rStyle w:val="CommentTok"/>
              </w:rPr>
              <w:t># file containing behavioral parameters #;</w:t>
            </w:r>
            <w:r>
              <w:br/>
            </w:r>
            <w:r>
              <w:rPr>
                <w:rStyle w:val="NormalTok"/>
              </w:rPr>
              <w:t xml:space="preserve">...    </w:t>
            </w:r>
          </w:p>
        </w:tc>
      </w:tr>
    </w:tbl>
    <w:p w14:paraId="5357A864" w14:textId="77777777" w:rsidR="009C3BEC" w:rsidRDefault="00000000">
      <w:pPr>
        <w:pStyle w:val="FirstParagraph"/>
      </w:pPr>
      <w:r>
        <w:t xml:space="preserve"> </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9C3BEC" w14:paraId="5F2D30ED" w14:textId="77777777" w:rsidTr="009C3BEC">
        <w:trPr>
          <w:cantSplit/>
        </w:trPr>
        <w:tc>
          <w:tcPr>
            <w:tcW w:w="0" w:type="auto"/>
            <w:tcMar>
              <w:left w:w="144" w:type="dxa"/>
              <w:right w:w="144" w:type="dxa"/>
            </w:tcMar>
          </w:tcPr>
          <w:p w14:paraId="64E3E090" w14:textId="77777777" w:rsidR="009C3BEC" w:rsidRDefault="00000000">
            <w:pPr>
              <w:pStyle w:val="BodyText"/>
              <w:spacing w:before="0" w:after="8"/>
              <w:jc w:val="center"/>
            </w:pPr>
            <w:r>
              <w:rPr>
                <w:noProof/>
              </w:rPr>
              <w:drawing>
                <wp:inline distT="0" distB="0" distL="0" distR="0" wp14:anchorId="7919286B" wp14:editId="55307C3E">
                  <wp:extent cx="152400" cy="1524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C:\PROGRA~1\Quarto\share\formats\docx\tip.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52AE528" w14:textId="77777777" w:rsidR="009C3BEC" w:rsidRDefault="009C3BEC">
            <w:pPr>
              <w:pStyle w:val="BodyText"/>
              <w:spacing w:before="16" w:after="64"/>
            </w:pPr>
          </w:p>
          <w:p w14:paraId="29A5F823" w14:textId="77777777" w:rsidR="009C3BEC" w:rsidRDefault="00000000">
            <w:pPr>
              <w:pStyle w:val="BodyText"/>
              <w:spacing w:before="16" w:after="16"/>
            </w:pPr>
            <w:r>
              <w:t xml:space="preserve">Use the HARr package to load the .har files named </w:t>
            </w:r>
            <w:r>
              <w:rPr>
                <w:i/>
                <w:iCs/>
              </w:rPr>
              <w:t>SETS.HAR</w:t>
            </w:r>
            <w:r>
              <w:t xml:space="preserve">, </w:t>
            </w:r>
            <w:r>
              <w:rPr>
                <w:i/>
                <w:iCs/>
              </w:rPr>
              <w:t>Default.prm</w:t>
            </w:r>
            <w:r>
              <w:t xml:space="preserve">, and </w:t>
            </w:r>
            <w:r>
              <w:rPr>
                <w:i/>
                <w:iCs/>
              </w:rPr>
              <w:t>Basedata.har</w:t>
            </w:r>
            <w:r>
              <w:t xml:space="preserve"> into R. Store the read files in a list named data, with keys </w:t>
            </w:r>
            <w:r>
              <w:rPr>
                <w:rStyle w:val="VerbatimChar"/>
              </w:rPr>
              <w:t>gtapsets</w:t>
            </w:r>
            <w:r>
              <w:t xml:space="preserve">, </w:t>
            </w:r>
            <w:r>
              <w:rPr>
                <w:rStyle w:val="VerbatimChar"/>
              </w:rPr>
              <w:t>gtapdata</w:t>
            </w:r>
            <w:r>
              <w:t xml:space="preserve">, and </w:t>
            </w:r>
            <w:r>
              <w:rPr>
                <w:rStyle w:val="VerbatimChar"/>
              </w:rPr>
              <w:t>gtapparm</w:t>
            </w:r>
            <w:r>
              <w:t xml:space="preserve"> respectively.</w:t>
            </w:r>
          </w:p>
        </w:tc>
      </w:tr>
    </w:tbl>
    <w:p w14:paraId="63BAE89C" w14:textId="77777777" w:rsidR="009C3BEC" w:rsidRDefault="00000000">
      <w:pPr>
        <w:pStyle w:val="SourceCode"/>
      </w:pPr>
      <w:r>
        <w:rPr>
          <w:rStyle w:val="CommentTok"/>
        </w:rPr>
        <w:t># You need to get the data files .har</w:t>
      </w:r>
      <w:r>
        <w:br/>
      </w:r>
      <w:r>
        <w:rPr>
          <w:rStyle w:val="NormalTok"/>
        </w:rPr>
        <w:t xml:space="preserve">database </w:t>
      </w:r>
      <w:r>
        <w:rPr>
          <w:rStyle w:val="OtherTok"/>
        </w:rPr>
        <w:t>=</w:t>
      </w:r>
      <w:r>
        <w:rPr>
          <w:rStyle w:val="NormalTok"/>
        </w:rPr>
        <w:t xml:space="preserve"> </w:t>
      </w:r>
      <w:r>
        <w:rPr>
          <w:rStyle w:val="FunctionTok"/>
        </w:rPr>
        <w:t>list</w:t>
      </w:r>
      <w:r>
        <w:rPr>
          <w:rStyle w:val="NormalTok"/>
        </w:rPr>
        <w:t>(</w:t>
      </w:r>
      <w:r>
        <w:br/>
      </w:r>
      <w:r>
        <w:rPr>
          <w:rStyle w:val="NormalTok"/>
        </w:rPr>
        <w:t xml:space="preserve">  </w:t>
      </w:r>
      <w:r>
        <w:rPr>
          <w:rStyle w:val="AttributeTok"/>
        </w:rPr>
        <w:t>gtapsets =</w:t>
      </w:r>
      <w:r>
        <w:rPr>
          <w:rStyle w:val="NormalTok"/>
        </w:rPr>
        <w:t xml:space="preserve"> HARr</w:t>
      </w:r>
      <w:r>
        <w:rPr>
          <w:rStyle w:val="SpecialCharTok"/>
        </w:rPr>
        <w:t>::</w:t>
      </w:r>
      <w:r>
        <w:rPr>
          <w:rStyle w:val="FunctionTok"/>
        </w:rPr>
        <w:t>read_har</w:t>
      </w:r>
      <w:r>
        <w:rPr>
          <w:rStyle w:val="NormalTok"/>
        </w:rPr>
        <w:t>(</w:t>
      </w:r>
      <w:r>
        <w:rPr>
          <w:rStyle w:val="StringTok"/>
        </w:rPr>
        <w:t>'model</w:t>
      </w:r>
      <w:r>
        <w:rPr>
          <w:rStyle w:val="SpecialCharTok"/>
        </w:rPr>
        <w:t>\\</w:t>
      </w:r>
      <w:r>
        <w:rPr>
          <w:rStyle w:val="StringTok"/>
        </w:rPr>
        <w:t>SETS.HAR'</w:t>
      </w:r>
      <w:r>
        <w:rPr>
          <w:rStyle w:val="NormalTok"/>
        </w:rPr>
        <w:t>),</w:t>
      </w:r>
      <w:r>
        <w:br/>
      </w:r>
      <w:r>
        <w:rPr>
          <w:rStyle w:val="NormalTok"/>
        </w:rPr>
        <w:t xml:space="preserve">  </w:t>
      </w:r>
      <w:r>
        <w:rPr>
          <w:rStyle w:val="AttributeTok"/>
        </w:rPr>
        <w:t>gtapdata =</w:t>
      </w:r>
      <w:r>
        <w:rPr>
          <w:rStyle w:val="NormalTok"/>
        </w:rPr>
        <w:t xml:space="preserve"> HARr</w:t>
      </w:r>
      <w:r>
        <w:rPr>
          <w:rStyle w:val="SpecialCharTok"/>
        </w:rPr>
        <w:t>::</w:t>
      </w:r>
      <w:r>
        <w:rPr>
          <w:rStyle w:val="FunctionTok"/>
        </w:rPr>
        <w:t>read_har</w:t>
      </w:r>
      <w:r>
        <w:rPr>
          <w:rStyle w:val="NormalTok"/>
        </w:rPr>
        <w:t>(</w:t>
      </w:r>
      <w:r>
        <w:rPr>
          <w:rStyle w:val="StringTok"/>
        </w:rPr>
        <w:t>'model</w:t>
      </w:r>
      <w:r>
        <w:rPr>
          <w:rStyle w:val="SpecialCharTok"/>
        </w:rPr>
        <w:t>\\</w:t>
      </w:r>
      <w:r>
        <w:rPr>
          <w:rStyle w:val="StringTok"/>
        </w:rPr>
        <w:t>Basedata.har'</w:t>
      </w:r>
      <w:r>
        <w:rPr>
          <w:rStyle w:val="NormalTok"/>
        </w:rPr>
        <w:t>),</w:t>
      </w:r>
      <w:r>
        <w:br/>
      </w:r>
      <w:r>
        <w:rPr>
          <w:rStyle w:val="NormalTok"/>
        </w:rPr>
        <w:t xml:space="preserve">  </w:t>
      </w:r>
      <w:r>
        <w:rPr>
          <w:rStyle w:val="AttributeTok"/>
        </w:rPr>
        <w:t>gtapparm =</w:t>
      </w:r>
      <w:r>
        <w:rPr>
          <w:rStyle w:val="NormalTok"/>
        </w:rPr>
        <w:t xml:space="preserve"> HARr</w:t>
      </w:r>
      <w:r>
        <w:rPr>
          <w:rStyle w:val="SpecialCharTok"/>
        </w:rPr>
        <w:t>::</w:t>
      </w:r>
      <w:r>
        <w:rPr>
          <w:rStyle w:val="FunctionTok"/>
        </w:rPr>
        <w:t>read_har</w:t>
      </w:r>
      <w:r>
        <w:rPr>
          <w:rStyle w:val="NormalTok"/>
        </w:rPr>
        <w:t>(</w:t>
      </w:r>
      <w:r>
        <w:rPr>
          <w:rStyle w:val="StringTok"/>
        </w:rPr>
        <w:t>'model</w:t>
      </w:r>
      <w:r>
        <w:rPr>
          <w:rStyle w:val="SpecialCharTok"/>
        </w:rPr>
        <w:t>\\</w:t>
      </w:r>
      <w:r>
        <w:rPr>
          <w:rStyle w:val="StringTok"/>
        </w:rPr>
        <w:t>Default.prm'</w:t>
      </w:r>
      <w:r>
        <w:rPr>
          <w:rStyle w:val="NormalTok"/>
        </w:rPr>
        <w:t>)</w:t>
      </w:r>
      <w:r>
        <w:br/>
      </w:r>
      <w:r>
        <w:rPr>
          <w:rStyle w:val="NormalTok"/>
        </w:rPr>
        <w:t>)</w:t>
      </w:r>
    </w:p>
    <w:p w14:paraId="147A93D3" w14:textId="77777777" w:rsidR="009C3BEC" w:rsidRDefault="00000000">
      <w:pPr>
        <w:pStyle w:val="FirstParagraph"/>
      </w:pPr>
      <w:r>
        <w:t>Data structure:</w:t>
      </w:r>
    </w:p>
    <w:p w14:paraId="3D85AF63" w14:textId="77777777" w:rsidR="009C3BEC" w:rsidRDefault="00000000">
      <w:pPr>
        <w:pStyle w:val="BodyText"/>
      </w:pPr>
      <w:r>
        <w:rPr>
          <w:noProof/>
        </w:rPr>
        <w:lastRenderedPageBreak/>
        <w:drawing>
          <wp:inline distT="0" distB="0" distL="0" distR="0" wp14:anchorId="401B3B9A" wp14:editId="6FCA5E0E">
            <wp:extent cx="5334000" cy="7582929"/>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roadmap_gtapinr_files\figure-docx\mermaid-figure-4.png"/>
                    <pic:cNvPicPr>
                      <a:picLocks noChangeAspect="1" noChangeArrowheads="1"/>
                    </pic:cNvPicPr>
                  </pic:nvPicPr>
                  <pic:blipFill>
                    <a:blip r:embed="rId26"/>
                    <a:stretch>
                      <a:fillRect/>
                    </a:stretch>
                  </pic:blipFill>
                  <pic:spPr bwMode="auto">
                    <a:xfrm>
                      <a:off x="0" y="0"/>
                      <a:ext cx="5334000" cy="7582929"/>
                    </a:xfrm>
                    <a:prstGeom prst="rect">
                      <a:avLst/>
                    </a:prstGeom>
                    <a:noFill/>
                    <a:ln w="9525">
                      <a:noFill/>
                      <a:headEnd/>
                      <a:tailEnd/>
                    </a:ln>
                  </pic:spPr>
                </pic:pic>
              </a:graphicData>
            </a:graphic>
          </wp:inline>
        </w:drawing>
      </w:r>
    </w:p>
    <w:p w14:paraId="4CA64979" w14:textId="77777777" w:rsidR="009C3BEC" w:rsidRDefault="00000000">
      <w:pPr>
        <w:pStyle w:val="Heading3"/>
      </w:pPr>
      <w:bookmarkStart w:id="253" w:name="task-2-extracting-and-filtering-data"/>
      <w:bookmarkEnd w:id="252"/>
      <w:r>
        <w:lastRenderedPageBreak/>
        <w:t>Task 2: Extracting and Filtering Data</w:t>
      </w:r>
    </w:p>
    <w:p w14:paraId="225D7F00" w14:textId="77777777" w:rsidR="009C3BEC" w:rsidRDefault="00000000">
      <w:pPr>
        <w:pStyle w:val="FirstParagraph"/>
      </w:pPr>
      <w:r>
        <w:t xml:space="preserve">This task involves extracting specific data from the loaded GTAP database, with a focus on the </w:t>
      </w:r>
      <w:r>
        <w:rPr>
          <w:rStyle w:val="VerbatimChar"/>
        </w:rPr>
        <w:t>vmfp</w:t>
      </w:r>
      <w:r>
        <w:t xml:space="preserve"> header. You will learn how to filter this data for particular regions and activities. This exercise will assist you in becoming familiar with the format and structure of the data utilized in these packages.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9C3BEC" w14:paraId="53DA2600" w14:textId="77777777" w:rsidTr="009C3BEC">
        <w:trPr>
          <w:cantSplit/>
        </w:trPr>
        <w:tc>
          <w:tcPr>
            <w:tcW w:w="0" w:type="auto"/>
            <w:tcMar>
              <w:left w:w="144" w:type="dxa"/>
              <w:right w:w="144" w:type="dxa"/>
            </w:tcMar>
          </w:tcPr>
          <w:p w14:paraId="77DDE6E2" w14:textId="77777777" w:rsidR="009C3BEC" w:rsidRDefault="00000000">
            <w:pPr>
              <w:pStyle w:val="BodyText"/>
              <w:spacing w:before="0" w:after="8"/>
              <w:jc w:val="center"/>
            </w:pPr>
            <w:r>
              <w:rPr>
                <w:noProof/>
              </w:rPr>
              <w:drawing>
                <wp:inline distT="0" distB="0" distL="0" distR="0" wp14:anchorId="41873A7E" wp14:editId="7BDBD3E7">
                  <wp:extent cx="152400" cy="1524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C:\PROGRA~1\Quarto\share\formats\docx\tip.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6EF5BAC" w14:textId="77777777" w:rsidR="009C3BEC" w:rsidRDefault="009C3BEC">
            <w:pPr>
              <w:pStyle w:val="BodyText"/>
              <w:spacing w:before="16" w:after="64"/>
            </w:pPr>
          </w:p>
          <w:p w14:paraId="779C9ACA" w14:textId="77777777" w:rsidR="009C3BEC" w:rsidRDefault="00000000">
            <w:pPr>
              <w:pStyle w:val="Compact"/>
              <w:numPr>
                <w:ilvl w:val="0"/>
                <w:numId w:val="5"/>
              </w:numPr>
            </w:pPr>
            <w:r>
              <w:t>Use R’s traditional sublist selector</w:t>
            </w:r>
            <w:r>
              <w:rPr>
                <w:rStyle w:val="VerbatimChar"/>
              </w:rPr>
              <w:t>$</w:t>
            </w:r>
            <w:r>
              <w:t xml:space="preserve"> to subset lists and [,,] to subset the array in its 3 dimensions.</w:t>
            </w:r>
          </w:p>
          <w:p w14:paraId="4DEB3842" w14:textId="77777777" w:rsidR="009C3BEC" w:rsidRDefault="00000000">
            <w:pPr>
              <w:pStyle w:val="Compact"/>
              <w:numPr>
                <w:ilvl w:val="0"/>
                <w:numId w:val="5"/>
              </w:numPr>
            </w:pPr>
            <w:r>
              <w:t>Note that all characters in the database are in lower case, including the name of the headers.</w:t>
            </w:r>
          </w:p>
        </w:tc>
      </w:tr>
    </w:tbl>
    <w:p w14:paraId="72F0A8A9" w14:textId="77777777" w:rsidR="009C3BEC" w:rsidRDefault="00000000">
      <w:pPr>
        <w:pStyle w:val="FirstParagraph"/>
      </w:pPr>
      <w:r>
        <w:t xml:space="preserve">Extracting the </w:t>
      </w:r>
      <w:r>
        <w:rPr>
          <w:rStyle w:val="VerbatimChar"/>
        </w:rPr>
        <w:t>vmfp</w:t>
      </w:r>
      <w:r>
        <w:t xml:space="preserve"> header:</w:t>
      </w:r>
    </w:p>
    <w:p w14:paraId="1583535C" w14:textId="77777777" w:rsidR="009C3BEC" w:rsidRDefault="00000000">
      <w:pPr>
        <w:pStyle w:val="SourceCode"/>
      </w:pPr>
      <w:r>
        <w:rPr>
          <w:rStyle w:val="NormalTok"/>
        </w:rPr>
        <w:t xml:space="preserve">vmfp </w:t>
      </w:r>
      <w:r>
        <w:rPr>
          <w:rStyle w:val="OtherTok"/>
        </w:rPr>
        <w:t>&lt;-</w:t>
      </w:r>
      <w:r>
        <w:rPr>
          <w:rStyle w:val="NormalTok"/>
        </w:rPr>
        <w:t xml:space="preserve"> database</w:t>
      </w:r>
      <w:r>
        <w:rPr>
          <w:rStyle w:val="SpecialCharTok"/>
        </w:rPr>
        <w:t>$</w:t>
      </w:r>
      <w:r>
        <w:rPr>
          <w:rStyle w:val="NormalTok"/>
        </w:rPr>
        <w:t>gtapdata</w:t>
      </w:r>
      <w:r>
        <w:rPr>
          <w:rStyle w:val="SpecialCharTok"/>
        </w:rPr>
        <w:t>$</w:t>
      </w:r>
      <w:r>
        <w:rPr>
          <w:rStyle w:val="NormalTok"/>
        </w:rPr>
        <w:t xml:space="preserve">vmfp </w:t>
      </w:r>
      <w:r>
        <w:br/>
      </w:r>
      <w:r>
        <w:rPr>
          <w:rStyle w:val="NormalTok"/>
        </w:rPr>
        <w:t>vmfp</w:t>
      </w:r>
    </w:p>
    <w:p w14:paraId="6A219C8D" w14:textId="77777777" w:rsidR="009C3BEC" w:rsidRDefault="00000000">
      <w:pPr>
        <w:pStyle w:val="FirstParagraph"/>
      </w:pPr>
      <w:r>
        <w:t xml:space="preserve">Filtering for </w:t>
      </w:r>
      <w:r>
        <w:rPr>
          <w:i/>
          <w:iCs/>
        </w:rPr>
        <w:t>food</w:t>
      </w:r>
      <w:r>
        <w:t xml:space="preserve"> in </w:t>
      </w:r>
      <w:r>
        <w:rPr>
          <w:i/>
          <w:iCs/>
        </w:rPr>
        <w:t>acts</w:t>
      </w:r>
      <w:r>
        <w: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9C3BEC" w14:paraId="44EA354F" w14:textId="77777777" w:rsidTr="009C3BEC">
        <w:trPr>
          <w:cantSplit/>
        </w:trPr>
        <w:tc>
          <w:tcPr>
            <w:tcW w:w="0" w:type="auto"/>
            <w:tcMar>
              <w:left w:w="144" w:type="dxa"/>
              <w:right w:w="144" w:type="dxa"/>
            </w:tcMar>
          </w:tcPr>
          <w:p w14:paraId="267FCCE7" w14:textId="77777777" w:rsidR="009C3BEC" w:rsidRDefault="00000000">
            <w:pPr>
              <w:pStyle w:val="BodyText"/>
              <w:spacing w:before="0" w:after="8"/>
              <w:jc w:val="center"/>
            </w:pPr>
            <w:r>
              <w:rPr>
                <w:noProof/>
              </w:rPr>
              <w:drawing>
                <wp:inline distT="0" distB="0" distL="0" distR="0" wp14:anchorId="3B5D46D8" wp14:editId="0473A51D">
                  <wp:extent cx="152400" cy="1524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C:\PROGRA~1\Quarto\share\formats\docx\tip.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0FE4812E" w14:textId="77777777" w:rsidR="009C3BEC" w:rsidRDefault="009C3BEC">
            <w:pPr>
              <w:pStyle w:val="BodyText"/>
              <w:spacing w:before="16" w:after="64"/>
            </w:pPr>
          </w:p>
          <w:p w14:paraId="4C3C6B39" w14:textId="77777777" w:rsidR="009C3BEC" w:rsidRDefault="00000000">
            <w:pPr>
              <w:pStyle w:val="BodyText"/>
              <w:spacing w:before="16" w:after="16"/>
            </w:pPr>
            <w:r>
              <w:t xml:space="preserve">To filter an array, it helps to know the number and order of its dimensions, in the case of vmfp: </w:t>
            </w:r>
            <w:r>
              <w:rPr>
                <w:rStyle w:val="VerbatimChar"/>
              </w:rPr>
              <w:t>[comm,acts,reg]</w:t>
            </w:r>
            <w:r>
              <w:t>.</w:t>
            </w:r>
          </w:p>
        </w:tc>
      </w:tr>
    </w:tbl>
    <w:p w14:paraId="680BFC1A" w14:textId="77777777" w:rsidR="009C3BEC" w:rsidRDefault="00000000">
      <w:pPr>
        <w:pStyle w:val="SourceCode"/>
      </w:pPr>
      <w:bookmarkStart w:id="254" w:name="annotated-cell-4"/>
      <w:r>
        <w:rPr>
          <w:rStyle w:val="FunctionTok"/>
        </w:rPr>
        <w:t>length</w:t>
      </w:r>
      <w:r>
        <w:rPr>
          <w:rStyle w:val="NormalTok"/>
        </w:rPr>
        <w:t>(vmfp)</w:t>
      </w:r>
      <w:r>
        <w:br/>
      </w:r>
      <w:r>
        <w:rPr>
          <w:rStyle w:val="FunctionTok"/>
        </w:rPr>
        <w:t>dim</w:t>
      </w:r>
      <w:r>
        <w:rPr>
          <w:rStyle w:val="NormalTok"/>
        </w:rPr>
        <w:t>(vmfp)</w:t>
      </w:r>
      <w:r>
        <w:br/>
      </w:r>
      <w:r>
        <w:rPr>
          <w:rStyle w:val="FunctionTok"/>
        </w:rPr>
        <w:t>dimnames</w:t>
      </w:r>
      <w:r>
        <w:rPr>
          <w:rStyle w:val="NormalTok"/>
        </w:rPr>
        <w:t>(vmfp)</w:t>
      </w:r>
      <w:r>
        <w:br/>
      </w:r>
      <w:r>
        <w:rPr>
          <w:rStyle w:val="CommentTok"/>
        </w:rPr>
        <w:t># Subset a list using $ and a array []</w:t>
      </w:r>
      <w:r>
        <w:br/>
      </w:r>
      <w:r>
        <w:rPr>
          <w:rStyle w:val="NormalTok"/>
        </w:rPr>
        <w:t xml:space="preserve">vmfp_food </w:t>
      </w:r>
      <w:r>
        <w:rPr>
          <w:rStyle w:val="OtherTok"/>
        </w:rPr>
        <w:t>&lt;-</w:t>
      </w:r>
      <w:r>
        <w:rPr>
          <w:rStyle w:val="NormalTok"/>
        </w:rPr>
        <w:t xml:space="preserve"> database</w:t>
      </w:r>
      <w:r>
        <w:rPr>
          <w:rStyle w:val="SpecialCharTok"/>
        </w:rPr>
        <w:t>$</w:t>
      </w:r>
      <w:r>
        <w:rPr>
          <w:rStyle w:val="NormalTok"/>
        </w:rPr>
        <w:t>gtapdata</w:t>
      </w:r>
      <w:r>
        <w:rPr>
          <w:rStyle w:val="SpecialCharTok"/>
        </w:rPr>
        <w:t>$</w:t>
      </w:r>
      <w:r>
        <w:rPr>
          <w:rStyle w:val="NormalTok"/>
        </w:rPr>
        <w:t>vmfp[,</w:t>
      </w:r>
      <w:r>
        <w:rPr>
          <w:rStyle w:val="StringTok"/>
        </w:rPr>
        <w:t>"food"</w:t>
      </w:r>
      <w:r>
        <w:rPr>
          <w:rStyle w:val="NormalTok"/>
        </w:rPr>
        <w:t>,]</w:t>
      </w:r>
      <w:r>
        <w:br/>
      </w:r>
      <w:r>
        <w:rPr>
          <w:rStyle w:val="NormalTok"/>
        </w:rPr>
        <w:t>vmfp_food</w:t>
      </w:r>
    </w:p>
    <w:bookmarkEnd w:id="254"/>
    <w:p w14:paraId="2ED35A92" w14:textId="77777777" w:rsidR="009C3BEC" w:rsidRDefault="00000000">
      <w:pPr>
        <w:pStyle w:val="DefinitionTerm"/>
      </w:pPr>
      <w:r>
        <w:t>Line 1</w:t>
      </w:r>
    </w:p>
    <w:p w14:paraId="7D4666CE" w14:textId="77777777" w:rsidR="009C3BEC" w:rsidRDefault="00000000">
      <w:pPr>
        <w:pStyle w:val="Definition"/>
      </w:pPr>
      <w:r>
        <w:t>Returns the total number of elements (values) in the array.</w:t>
      </w:r>
    </w:p>
    <w:p w14:paraId="10E2EFE4" w14:textId="77777777" w:rsidR="009C3BEC" w:rsidRDefault="00000000">
      <w:pPr>
        <w:pStyle w:val="DefinitionTerm"/>
      </w:pPr>
      <w:r>
        <w:t>Line 2</w:t>
      </w:r>
    </w:p>
    <w:p w14:paraId="6D19A576" w14:textId="77777777" w:rsidR="009C3BEC" w:rsidRDefault="00000000">
      <w:pPr>
        <w:pStyle w:val="Definition"/>
      </w:pPr>
      <w:r>
        <w:t>Returns the dimensions of the array, showing how many elements are in each dimension.</w:t>
      </w:r>
    </w:p>
    <w:p w14:paraId="0BEDA372" w14:textId="77777777" w:rsidR="009C3BEC" w:rsidRDefault="00000000">
      <w:pPr>
        <w:pStyle w:val="DefinitionTerm"/>
      </w:pPr>
      <w:r>
        <w:t>Line 3</w:t>
      </w:r>
    </w:p>
    <w:p w14:paraId="36A3FE64" w14:textId="77777777" w:rsidR="009C3BEC" w:rsidRDefault="00000000">
      <w:pPr>
        <w:pStyle w:val="Definition"/>
      </w:pPr>
      <w:r>
        <w:t>Return the names of each dimensions and its elements. It’s useful for understanding what each dimension represents.</w:t>
      </w:r>
    </w:p>
    <w:p w14:paraId="4C632216" w14:textId="77777777" w:rsidR="009C3BEC" w:rsidRDefault="00000000">
      <w:pPr>
        <w:pStyle w:val="Heading3"/>
      </w:pPr>
      <w:bookmarkStart w:id="255" w:name="task-3-converting-data-for-analysis"/>
      <w:bookmarkEnd w:id="253"/>
      <w:r>
        <w:t>Task 3: Converting Data for Analysis</w:t>
      </w:r>
    </w:p>
    <w:p w14:paraId="121F8514" w14:textId="77777777" w:rsidR="009C3BEC" w:rsidRDefault="00000000">
      <w:pPr>
        <w:pStyle w:val="FirstParagraph"/>
      </w:pPr>
      <w:r>
        <w:t xml:space="preserve">Here, you will convert the extracted array data into a </w:t>
      </w:r>
      <w:r>
        <w:rPr>
          <w:rStyle w:val="VerbatimChar"/>
        </w:rPr>
        <w:t>data.frame</w:t>
      </w:r>
      <w:r>
        <w:t xml:space="preserve"> format using base R. This conversion is essential for making the data more accessible and easier to analyze using various R functions and packages like </w:t>
      </w:r>
      <w:r>
        <w:rPr>
          <w:rStyle w:val="VerbatimChar"/>
        </w:rPr>
        <w:t>data.table</w:t>
      </w:r>
      <w:r>
        <w:t xml:space="preserve">, </w:t>
      </w:r>
      <w:r>
        <w:rPr>
          <w:rStyle w:val="VerbatimChar"/>
        </w:rPr>
        <w:t>dplyr</w:t>
      </w:r>
      <w:r>
        <w:t xml:space="preserve"> and </w:t>
      </w:r>
      <w:r>
        <w:rPr>
          <w:rStyle w:val="VerbatimChar"/>
        </w:rPr>
        <w:t>tidyr.</w:t>
      </w:r>
    </w:p>
    <w:p w14:paraId="5E4116FF" w14:textId="77777777" w:rsidR="009C3BEC" w:rsidRDefault="00000000">
      <w:pPr>
        <w:pStyle w:val="SourceCode"/>
      </w:pPr>
      <w:r>
        <w:rPr>
          <w:rStyle w:val="NormalTok"/>
        </w:rPr>
        <w:t xml:space="preserve">vmfp_df </w:t>
      </w:r>
      <w:r>
        <w:rPr>
          <w:rStyle w:val="OtherTok"/>
        </w:rPr>
        <w:t>&lt;-</w:t>
      </w:r>
      <w:r>
        <w:rPr>
          <w:rStyle w:val="NormalTok"/>
        </w:rPr>
        <w:t xml:space="preserve"> </w:t>
      </w:r>
      <w:r>
        <w:rPr>
          <w:rStyle w:val="FunctionTok"/>
        </w:rPr>
        <w:t>as.data.frame.table</w:t>
      </w:r>
      <w:r>
        <w:rPr>
          <w:rStyle w:val="NormalTok"/>
        </w:rPr>
        <w:t>(vmfp)</w:t>
      </w:r>
      <w:r>
        <w:br/>
      </w:r>
      <w:r>
        <w:rPr>
          <w:rStyle w:val="NormalTok"/>
        </w:rPr>
        <w:t>vmfp_df</w:t>
      </w:r>
    </w:p>
    <w:tbl>
      <w:tblPr>
        <w:tblStyle w:val="Table"/>
        <w:tblW w:w="0" w:type="auto"/>
        <w:tblInd w:w="164" w:type="dxa"/>
        <w:tblBorders>
          <w:left w:val="single" w:sz="24" w:space="0" w:color="FC5300"/>
        </w:tblBorders>
        <w:tblCellMar>
          <w:left w:w="0" w:type="dxa"/>
          <w:right w:w="0" w:type="dxa"/>
        </w:tblCellMar>
        <w:tblLook w:val="0000" w:firstRow="0" w:lastRow="0" w:firstColumn="0" w:lastColumn="0" w:noHBand="0" w:noVBand="0"/>
      </w:tblPr>
      <w:tblGrid>
        <w:gridCol w:w="528"/>
        <w:gridCol w:w="8812"/>
      </w:tblGrid>
      <w:tr w:rsidR="009C3BEC" w14:paraId="0A221BA5" w14:textId="77777777" w:rsidTr="009C3BEC">
        <w:trPr>
          <w:cantSplit/>
        </w:trPr>
        <w:tc>
          <w:tcPr>
            <w:tcW w:w="0" w:type="auto"/>
            <w:tcMar>
              <w:left w:w="144" w:type="dxa"/>
              <w:right w:w="144" w:type="dxa"/>
            </w:tcMar>
          </w:tcPr>
          <w:p w14:paraId="021C2076" w14:textId="77777777" w:rsidR="009C3BEC" w:rsidRDefault="00000000">
            <w:pPr>
              <w:pStyle w:val="FirstParagraph"/>
              <w:spacing w:before="0" w:after="8"/>
              <w:jc w:val="center"/>
            </w:pPr>
            <w:r>
              <w:rPr>
                <w:noProof/>
              </w:rPr>
              <w:lastRenderedPageBreak/>
              <w:drawing>
                <wp:inline distT="0" distB="0" distL="0" distR="0" wp14:anchorId="6391F870" wp14:editId="71F4D5A6">
                  <wp:extent cx="152400" cy="1524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C:\PROGRA~1\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0C1610F5" w14:textId="77777777" w:rsidR="009C3BEC" w:rsidRDefault="009C3BEC">
            <w:pPr>
              <w:pStyle w:val="BodyText"/>
              <w:spacing w:before="16" w:after="64"/>
            </w:pPr>
          </w:p>
          <w:p w14:paraId="4595426D" w14:textId="77777777" w:rsidR="009C3BEC" w:rsidRDefault="00000000">
            <w:pPr>
              <w:pStyle w:val="BodyText"/>
              <w:spacing w:before="16" w:after="16"/>
            </w:pPr>
            <w:r>
              <w:t xml:space="preserve">Arrays converted to data.frame through </w:t>
            </w:r>
            <w:r>
              <w:rPr>
                <w:rStyle w:val="VerbatimChar"/>
              </w:rPr>
              <w:t>as.data.frame.table()</w:t>
            </w:r>
            <w:r>
              <w:t xml:space="preserve"> function have </w:t>
            </w:r>
            <w:r>
              <w:rPr>
                <w:i/>
                <w:iCs/>
              </w:rPr>
              <w:t>Freq</w:t>
            </w:r>
            <w:r>
              <w:t xml:space="preserve"> as the name of the column of numerical values. Keep this in mind when using this type of conversion.</w:t>
            </w:r>
          </w:p>
        </w:tc>
      </w:tr>
    </w:tbl>
    <w:p w14:paraId="598B3B24" w14:textId="77777777" w:rsidR="009C3BEC" w:rsidRDefault="00000000">
      <w:pPr>
        <w:pStyle w:val="Heading3"/>
      </w:pPr>
      <w:bookmarkStart w:id="256" w:name="task-4-exploring-the-data"/>
      <w:bookmarkEnd w:id="255"/>
      <w:r>
        <w:t>Task 4: Exploring the data</w:t>
      </w:r>
    </w:p>
    <w:p w14:paraId="4D68C8BE" w14:textId="77777777" w:rsidR="009C3BEC" w:rsidRDefault="00000000">
      <w:pPr>
        <w:pStyle w:val="FirstParagraph"/>
      </w:pPr>
      <w:r>
        <w:t>There are many options for exploring these databases in R. This can be useful for building a descriptive analysis of the database, identifying patterns, etc.</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341"/>
      </w:tblGrid>
      <w:tr w:rsidR="009C3BEC" w14:paraId="709106CD" w14:textId="77777777" w:rsidTr="009C3BEC">
        <w:trPr>
          <w:cantSplit/>
        </w:trPr>
        <w:tc>
          <w:tcPr>
            <w:tcW w:w="0" w:type="auto"/>
            <w:tcMar>
              <w:left w:w="144" w:type="dxa"/>
              <w:right w:w="144" w:type="dxa"/>
            </w:tcMar>
          </w:tcPr>
          <w:p w14:paraId="47E9F3BE" w14:textId="77777777" w:rsidR="009C3BEC" w:rsidRDefault="00000000">
            <w:pPr>
              <w:pStyle w:val="BodyText"/>
              <w:spacing w:before="0" w:after="8"/>
              <w:jc w:val="center"/>
            </w:pPr>
            <w:r>
              <w:rPr>
                <w:noProof/>
              </w:rPr>
              <w:drawing>
                <wp:inline distT="0" distB="0" distL="0" distR="0" wp14:anchorId="58B52FE6" wp14:editId="39FB684A">
                  <wp:extent cx="152400" cy="1524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C:\PROGRA~1\Quarto\share\formats\docx\tip.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7538AE3D" w14:textId="77777777" w:rsidR="009C3BEC" w:rsidRDefault="009C3BEC">
            <w:pPr>
              <w:pStyle w:val="BodyText"/>
              <w:spacing w:before="16" w:after="64"/>
            </w:pPr>
          </w:p>
          <w:p w14:paraId="1A8161C8" w14:textId="77777777" w:rsidR="009C3BEC" w:rsidRDefault="00000000">
            <w:pPr>
              <w:pStyle w:val="BodyText"/>
              <w:spacing w:before="16" w:after="16"/>
            </w:pPr>
            <w:r>
              <w:t xml:space="preserve">Perhaps a bar chart using </w:t>
            </w:r>
            <w:r>
              <w:rPr>
                <w:rStyle w:val="VerbatimChar"/>
              </w:rPr>
              <w:t>barplot()</w:t>
            </w:r>
            <w:r>
              <w:t xml:space="preserve"> function would be a good option in this case.</w:t>
            </w:r>
          </w:p>
        </w:tc>
      </w:tr>
    </w:tbl>
    <w:p w14:paraId="06BEDBD0" w14:textId="77777777" w:rsidR="009C3BEC" w:rsidRDefault="00000000">
      <w:pPr>
        <w:pStyle w:val="BodyText"/>
      </w:pPr>
      <w:r>
        <w:t>2 dimensions static bar chart example:</w:t>
      </w:r>
    </w:p>
    <w:p w14:paraId="63037F6B" w14:textId="77777777" w:rsidR="009C3BEC" w:rsidRDefault="00000000">
      <w:pPr>
        <w:pStyle w:val="SourceCode"/>
      </w:pPr>
      <w:r>
        <w:rPr>
          <w:rStyle w:val="FunctionTok"/>
        </w:rPr>
        <w:t>barplot</w:t>
      </w:r>
      <w:r>
        <w:rPr>
          <w:rStyle w:val="NormalTok"/>
        </w:rPr>
        <w:t>(</w:t>
      </w:r>
      <w:r>
        <w:br/>
      </w:r>
      <w:r>
        <w:rPr>
          <w:rStyle w:val="NormalTok"/>
        </w:rPr>
        <w:t xml:space="preserve">  vmfp_food,</w:t>
      </w:r>
      <w:r>
        <w:br/>
      </w:r>
      <w:r>
        <w:rPr>
          <w:rStyle w:val="NormalTok"/>
        </w:rPr>
        <w:t xml:space="preserve">  </w:t>
      </w:r>
      <w:r>
        <w:rPr>
          <w:rStyle w:val="AttributeTok"/>
        </w:rPr>
        <w:t>legend.text =</w:t>
      </w:r>
      <w:r>
        <w:rPr>
          <w:rStyle w:val="NormalTok"/>
        </w:rPr>
        <w:t xml:space="preserve"> </w:t>
      </w:r>
      <w:r>
        <w:rPr>
          <w:rStyle w:val="FunctionTok"/>
        </w:rPr>
        <w:t>rownames</w:t>
      </w:r>
      <w:r>
        <w:rPr>
          <w:rStyle w:val="NormalTok"/>
        </w:rPr>
        <w:t>(vmfp_food),</w:t>
      </w:r>
      <w:r>
        <w:br/>
      </w:r>
      <w:r>
        <w:rPr>
          <w:rStyle w:val="NormalTok"/>
        </w:rPr>
        <w:t xml:space="preserve">  </w:t>
      </w:r>
      <w:r>
        <w:rPr>
          <w:rStyle w:val="AttributeTok"/>
        </w:rPr>
        <w:t>main=</w:t>
      </w:r>
      <w:r>
        <w:rPr>
          <w:rStyle w:val="NormalTok"/>
        </w:rPr>
        <w:t xml:space="preserve"> </w:t>
      </w:r>
      <w:r>
        <w:rPr>
          <w:rStyle w:val="StringTok"/>
        </w:rPr>
        <w:t>"Imported purchases, by firms, at producers prices (million US$)"</w:t>
      </w:r>
      <w:r>
        <w:br/>
      </w:r>
      <w:r>
        <w:rPr>
          <w:rStyle w:val="NormalTok"/>
        </w:rPr>
        <w:t>)</w:t>
      </w:r>
    </w:p>
    <w:p w14:paraId="183C294E" w14:textId="77777777" w:rsidR="009C3BEC" w:rsidRDefault="00000000">
      <w:pPr>
        <w:pStyle w:val="Heading2"/>
      </w:pPr>
      <w:bookmarkStart w:id="257" w:name="step-2-read-the-model"/>
      <w:bookmarkEnd w:id="251"/>
      <w:bookmarkEnd w:id="256"/>
      <w:r>
        <w:t>Step 2: Read the model</w:t>
      </w:r>
    </w:p>
    <w:p w14:paraId="57094B5C" w14:textId="77777777" w:rsidR="009C3BEC" w:rsidRDefault="00000000">
      <w:pPr>
        <w:pStyle w:val="FirstParagraph"/>
      </w:pPr>
      <w:r>
        <w:t xml:space="preserve">In this step, we will convert the </w:t>
      </w:r>
      <w:r>
        <w:rPr>
          <w:b/>
          <w:bCs/>
        </w:rPr>
        <w:t>GTAPv7</w:t>
      </w:r>
      <w:r>
        <w:t xml:space="preserve"> model from the TABLO language into a format that R can understand. This is achieved through a process that interprets and translates different components of the model, statements like </w:t>
      </w:r>
      <w:r>
        <w:rPr>
          <w:i/>
          <w:iCs/>
        </w:rPr>
        <w:t>Read</w:t>
      </w:r>
      <w:r>
        <w:t xml:space="preserve">, </w:t>
      </w:r>
      <w:r>
        <w:rPr>
          <w:i/>
          <w:iCs/>
        </w:rPr>
        <w:t>Set</w:t>
      </w:r>
      <w:r>
        <w:t xml:space="preserve">, </w:t>
      </w:r>
      <w:r>
        <w:rPr>
          <w:i/>
          <w:iCs/>
        </w:rPr>
        <w:t>Coefficient</w:t>
      </w:r>
      <w:r>
        <w:t xml:space="preserve">, </w:t>
      </w:r>
      <w:r>
        <w:rPr>
          <w:i/>
          <w:iCs/>
        </w:rPr>
        <w:t>Variable</w:t>
      </w:r>
      <w:r>
        <w:t xml:space="preserve">, </w:t>
      </w:r>
      <w:r>
        <w:rPr>
          <w:i/>
          <w:iCs/>
        </w:rPr>
        <w:t>Formula</w:t>
      </w:r>
      <w:r>
        <w:t xml:space="preserve">, </w:t>
      </w:r>
      <w:r>
        <w:rPr>
          <w:i/>
          <w:iCs/>
        </w:rPr>
        <w:t>Equation</w:t>
      </w:r>
      <w:r>
        <w:t xml:space="preserve">, </w:t>
      </w:r>
      <w:r>
        <w:rPr>
          <w:i/>
          <w:iCs/>
        </w:rPr>
        <w:t>Parameter</w:t>
      </w:r>
      <w:r>
        <w:t xml:space="preserve">, </w:t>
      </w:r>
      <w:r>
        <w:rPr>
          <w:i/>
          <w:iCs/>
        </w:rPr>
        <w:t>Mapping</w:t>
      </w:r>
      <w:r>
        <w:t>, etc. Each category of commands is handled in a specific way to ensure they are correctly represented in R.</w:t>
      </w:r>
      <w:r>
        <w:br/>
        <w:t>The correct labeling of each statement into its appropriate group is essential for the subsequent definition and construction of the matrix that will be inverted during the simulation. This precise organization is key to maintaining the integrity of the model’s structure and calculations as it transitions into the R environment.</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5303"/>
      </w:tblGrid>
      <w:tr w:rsidR="009C3BEC" w14:paraId="7986B7BE" w14:textId="77777777" w:rsidTr="009C3BEC">
        <w:trPr>
          <w:cantSplit/>
        </w:trPr>
        <w:tc>
          <w:tcPr>
            <w:tcW w:w="0" w:type="auto"/>
            <w:tcMar>
              <w:left w:w="144" w:type="dxa"/>
              <w:right w:w="144" w:type="dxa"/>
            </w:tcMar>
          </w:tcPr>
          <w:p w14:paraId="1A9CE0D7" w14:textId="77777777" w:rsidR="009C3BEC" w:rsidRDefault="00000000">
            <w:pPr>
              <w:pStyle w:val="BodyText"/>
              <w:spacing w:before="0" w:after="8"/>
              <w:jc w:val="center"/>
            </w:pPr>
            <w:r>
              <w:rPr>
                <w:noProof/>
              </w:rPr>
              <w:drawing>
                <wp:inline distT="0" distB="0" distL="0" distR="0" wp14:anchorId="7CDCC1A3" wp14:editId="3BFD737D">
                  <wp:extent cx="152400" cy="1524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C:\PROGRA~1\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0F6A5879" w14:textId="77777777" w:rsidR="009C3BEC" w:rsidRDefault="00000000">
            <w:pPr>
              <w:pStyle w:val="BodyText"/>
              <w:spacing w:before="16" w:after="64"/>
            </w:pPr>
            <w:r>
              <w:rPr>
                <w:b/>
                <w:bCs/>
              </w:rPr>
              <w:t>Tasks</w:t>
            </w:r>
          </w:p>
          <w:p w14:paraId="7DD0CE8E" w14:textId="77777777" w:rsidR="009C3BEC" w:rsidRDefault="00000000">
            <w:pPr>
              <w:pStyle w:val="Compact"/>
              <w:numPr>
                <w:ilvl w:val="0"/>
                <w:numId w:val="6"/>
              </w:numPr>
            </w:pPr>
            <w:r>
              <w:t>Set the path to the model’s TABLO file.</w:t>
            </w:r>
          </w:p>
          <w:p w14:paraId="4E910B0E" w14:textId="77777777" w:rsidR="009C3BEC" w:rsidRDefault="00000000">
            <w:pPr>
              <w:pStyle w:val="Compact"/>
              <w:numPr>
                <w:ilvl w:val="0"/>
                <w:numId w:val="6"/>
              </w:numPr>
            </w:pPr>
            <w:r>
              <w:t>Initialize a GEMModel object.</w:t>
            </w:r>
          </w:p>
          <w:p w14:paraId="2D620076" w14:textId="77777777" w:rsidR="009C3BEC" w:rsidRDefault="00000000">
            <w:pPr>
              <w:pStyle w:val="Compact"/>
              <w:numPr>
                <w:ilvl w:val="0"/>
                <w:numId w:val="6"/>
              </w:numPr>
            </w:pPr>
            <w:r>
              <w:t>Assign to this object the path to the model.</w:t>
            </w:r>
          </w:p>
          <w:p w14:paraId="23B889AF" w14:textId="77777777" w:rsidR="009C3BEC" w:rsidRDefault="00000000">
            <w:pPr>
              <w:pStyle w:val="Compact"/>
              <w:numPr>
                <w:ilvl w:val="0"/>
                <w:numId w:val="6"/>
              </w:numPr>
            </w:pPr>
            <w:r>
              <w:t>Assign the GTAPv7 database to the model.</w:t>
            </w:r>
          </w:p>
        </w:tc>
      </w:tr>
    </w:tbl>
    <w:p w14:paraId="4043E491" w14:textId="77777777" w:rsidR="009C3BEC" w:rsidRDefault="00000000">
      <w:pPr>
        <w:pStyle w:val="SourceCode"/>
      </w:pPr>
      <w:bookmarkStart w:id="258" w:name="annotated-cell-7"/>
      <w:r>
        <w:rPr>
          <w:rStyle w:val="NormalTok"/>
        </w:rPr>
        <w:t xml:space="preserve">tabloPath </w:t>
      </w:r>
      <w:r>
        <w:rPr>
          <w:rStyle w:val="OtherTok"/>
        </w:rPr>
        <w:t>&lt;-</w:t>
      </w:r>
      <w:r>
        <w:rPr>
          <w:rStyle w:val="NormalTok"/>
        </w:rPr>
        <w:t xml:space="preserve"> </w:t>
      </w:r>
      <w:r>
        <w:rPr>
          <w:rStyle w:val="StringTok"/>
        </w:rPr>
        <w:t>"model</w:t>
      </w:r>
      <w:r>
        <w:rPr>
          <w:rStyle w:val="SpecialCharTok"/>
        </w:rPr>
        <w:t>\\</w:t>
      </w:r>
      <w:r>
        <w:rPr>
          <w:rStyle w:val="StringTok"/>
        </w:rPr>
        <w:t>GTAPv7.tab"</w:t>
      </w:r>
      <w:r>
        <w:br/>
      </w:r>
      <w:r>
        <w:br/>
      </w:r>
      <w:r>
        <w:rPr>
          <w:rStyle w:val="NormalTok"/>
        </w:rPr>
        <w:t xml:space="preserve">model </w:t>
      </w:r>
      <w:r>
        <w:rPr>
          <w:rStyle w:val="OtherTok"/>
        </w:rPr>
        <w:t>&lt;-</w:t>
      </w:r>
      <w:r>
        <w:rPr>
          <w:rStyle w:val="NormalTok"/>
        </w:rPr>
        <w:t xml:space="preserve"> tabloToR</w:t>
      </w:r>
      <w:r>
        <w:rPr>
          <w:rStyle w:val="SpecialCharTok"/>
        </w:rPr>
        <w:t>::</w:t>
      </w:r>
      <w:r>
        <w:rPr>
          <w:rStyle w:val="NormalTok"/>
        </w:rPr>
        <w:t>GEModel</w:t>
      </w:r>
      <w:r>
        <w:rPr>
          <w:rStyle w:val="SpecialCharTok"/>
        </w:rPr>
        <w:t>$</w:t>
      </w:r>
      <w:r>
        <w:rPr>
          <w:rStyle w:val="FunctionTok"/>
        </w:rPr>
        <w:t>new</w:t>
      </w:r>
      <w:r>
        <w:rPr>
          <w:rStyle w:val="NormalTok"/>
        </w:rPr>
        <w:t>()</w:t>
      </w:r>
      <w:r>
        <w:br/>
      </w:r>
      <w:r>
        <w:br/>
      </w:r>
      <w:r>
        <w:rPr>
          <w:rStyle w:val="NormalTok"/>
        </w:rPr>
        <w:t>model</w:t>
      </w:r>
      <w:r>
        <w:rPr>
          <w:rStyle w:val="SpecialCharTok"/>
        </w:rPr>
        <w:t>$</w:t>
      </w:r>
      <w:r>
        <w:rPr>
          <w:rStyle w:val="FunctionTok"/>
        </w:rPr>
        <w:t>loadTablo</w:t>
      </w:r>
      <w:r>
        <w:rPr>
          <w:rStyle w:val="NormalTok"/>
        </w:rPr>
        <w:t>(tabloPath)</w:t>
      </w:r>
      <w:r>
        <w:br/>
      </w:r>
      <w:r>
        <w:br/>
      </w:r>
      <w:r>
        <w:rPr>
          <w:rStyle w:val="NormalTok"/>
        </w:rPr>
        <w:t>model</w:t>
      </w:r>
      <w:r>
        <w:rPr>
          <w:rStyle w:val="SpecialCharTok"/>
        </w:rPr>
        <w:t>$</w:t>
      </w:r>
      <w:r>
        <w:rPr>
          <w:rStyle w:val="FunctionTok"/>
        </w:rPr>
        <w:t>loadData</w:t>
      </w:r>
      <w:r>
        <w:rPr>
          <w:rStyle w:val="NormalTok"/>
        </w:rPr>
        <w:t>(database)</w:t>
      </w:r>
    </w:p>
    <w:bookmarkEnd w:id="258"/>
    <w:p w14:paraId="07A461ED" w14:textId="77777777" w:rsidR="009C3BEC" w:rsidRDefault="00000000">
      <w:pPr>
        <w:pStyle w:val="DefinitionTerm"/>
      </w:pPr>
      <w:r>
        <w:t>Line 1</w:t>
      </w:r>
    </w:p>
    <w:p w14:paraId="484D6D01" w14:textId="77777777" w:rsidR="009C3BEC" w:rsidRDefault="00000000">
      <w:pPr>
        <w:pStyle w:val="Definition"/>
      </w:pPr>
      <w:r>
        <w:t xml:space="preserve">The location path for the </w:t>
      </w:r>
      <w:r>
        <w:rPr>
          <w:b/>
          <w:bCs/>
        </w:rPr>
        <w:t>GTAPv7</w:t>
      </w:r>
      <w:r>
        <w:t xml:space="preserve"> model’s TABLO file.</w:t>
      </w:r>
    </w:p>
    <w:p w14:paraId="5D5BAA22" w14:textId="77777777" w:rsidR="009C3BEC" w:rsidRDefault="00000000">
      <w:pPr>
        <w:pStyle w:val="DefinitionTerm"/>
      </w:pPr>
      <w:r>
        <w:lastRenderedPageBreak/>
        <w:t>Line 3</w:t>
      </w:r>
    </w:p>
    <w:p w14:paraId="209AD456" w14:textId="77777777" w:rsidR="009C3BEC" w:rsidRDefault="00000000">
      <w:pPr>
        <w:pStyle w:val="Definition"/>
      </w:pPr>
      <w:r>
        <w:t xml:space="preserve">Create a new instance of the </w:t>
      </w:r>
      <w:r>
        <w:rPr>
          <w:i/>
          <w:iCs/>
        </w:rPr>
        <w:t>GEModel</w:t>
      </w:r>
      <w:r>
        <w:t xml:space="preserve"> class.</w:t>
      </w:r>
    </w:p>
    <w:p w14:paraId="6ED0B5FD" w14:textId="77777777" w:rsidR="009C3BEC" w:rsidRDefault="00000000">
      <w:pPr>
        <w:pStyle w:val="DefinitionTerm"/>
      </w:pPr>
      <w:r>
        <w:t>Line 5</w:t>
      </w:r>
    </w:p>
    <w:p w14:paraId="57E2A771" w14:textId="77777777" w:rsidR="009C3BEC" w:rsidRDefault="00000000">
      <w:pPr>
        <w:pStyle w:val="Definition"/>
      </w:pPr>
      <w:r>
        <w:t xml:space="preserve">This step involves translating the model’s equations, formulas, mappings, and other commands into a syntax understandable by R. The translated model is then stored within the </w:t>
      </w:r>
      <w:r>
        <w:rPr>
          <w:rStyle w:val="VerbatimChar"/>
        </w:rPr>
        <w:t>model</w:t>
      </w:r>
      <w:r>
        <w:t xml:space="preserve"> object, which was initialized in the previous step.</w:t>
      </w:r>
    </w:p>
    <w:p w14:paraId="2D3E6FB2" w14:textId="77777777" w:rsidR="009C3BEC" w:rsidRDefault="00000000">
      <w:pPr>
        <w:pStyle w:val="DefinitionTerm"/>
      </w:pPr>
      <w:r>
        <w:t>Line 7</w:t>
      </w:r>
    </w:p>
    <w:p w14:paraId="4F4FCABE" w14:textId="77777777" w:rsidR="009C3BEC" w:rsidRDefault="00000000">
      <w:pPr>
        <w:pStyle w:val="Definition"/>
      </w:pPr>
      <w:r>
        <w:t xml:space="preserve">Load the </w:t>
      </w:r>
      <w:r>
        <w:rPr>
          <w:rStyle w:val="VerbatimChar"/>
        </w:rPr>
        <w:t>database</w:t>
      </w:r>
      <w:r>
        <w:t xml:space="preserve"> read in the previews step.</w:t>
      </w:r>
    </w:p>
    <w:p w14:paraId="4321B503" w14:textId="77777777" w:rsidR="009C3BEC" w:rsidRDefault="00000000">
      <w:pPr>
        <w:pStyle w:val="Heading2"/>
      </w:pPr>
      <w:bookmarkStart w:id="259" w:name="step-3-setup-the-closure-and-shocks"/>
      <w:bookmarkEnd w:id="257"/>
      <w:r>
        <w:t>Step 3: Setup the closure and shocks</w:t>
      </w:r>
    </w:p>
    <w:p w14:paraId="7F2A13B2" w14:textId="77777777" w:rsidR="009C3BEC" w:rsidRDefault="00000000">
      <w:pPr>
        <w:pStyle w:val="FirstParagraph"/>
      </w:pPr>
      <w:r>
        <w:t xml:space="preserve">In this step, we focus on setting up the </w:t>
      </w:r>
      <w:r>
        <w:rPr>
          <w:b/>
          <w:bCs/>
        </w:rPr>
        <w:t>closure</w:t>
      </w:r>
      <w:r>
        <w:t xml:space="preserve"> conditions and applying specific </w:t>
      </w:r>
      <w:r>
        <w:rPr>
          <w:b/>
          <w:bCs/>
        </w:rPr>
        <w:t>shocks</w:t>
      </w:r>
      <w:r>
        <w:t xml:space="preserve"> to the model. Closure, what can be seen as the decision about which variables are exogenous and which are endogenous, is a critical aspect that determines its operational framework, influencing how the model reaches equilibrium and responds to external changes. It essentially sets the ‘rules of the game’ for the model, defining what is fixed and what is flexible within its economic environment. Once the closure are defined, we define the vectors of shocks, these are changes to the model’s inputs that simulate different scenarios, such as economic or policy changes.</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9C3BEC" w14:paraId="0F513B89" w14:textId="77777777" w:rsidTr="009C3BEC">
        <w:trPr>
          <w:cantSplit/>
        </w:trPr>
        <w:tc>
          <w:tcPr>
            <w:tcW w:w="0" w:type="auto"/>
            <w:tcMar>
              <w:left w:w="144" w:type="dxa"/>
              <w:right w:w="144" w:type="dxa"/>
            </w:tcMar>
          </w:tcPr>
          <w:p w14:paraId="0C428B2E" w14:textId="77777777" w:rsidR="009C3BEC" w:rsidRDefault="00000000">
            <w:pPr>
              <w:pStyle w:val="BodyText"/>
              <w:spacing w:before="0" w:after="8"/>
              <w:jc w:val="center"/>
            </w:pPr>
            <w:r>
              <w:rPr>
                <w:noProof/>
              </w:rPr>
              <w:drawing>
                <wp:inline distT="0" distB="0" distL="0" distR="0" wp14:anchorId="05446432" wp14:editId="2BC48737">
                  <wp:extent cx="152400" cy="1524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C:\PROGRA~1\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6FE20C65" w14:textId="77777777" w:rsidR="009C3BEC" w:rsidRDefault="00000000">
            <w:pPr>
              <w:pStyle w:val="BodyText"/>
              <w:spacing w:before="16" w:after="64"/>
            </w:pPr>
            <w:r>
              <w:rPr>
                <w:b/>
                <w:bCs/>
              </w:rPr>
              <w:t>Tasks</w:t>
            </w:r>
          </w:p>
          <w:p w14:paraId="4E0270BB" w14:textId="77777777" w:rsidR="009C3BEC" w:rsidRDefault="00000000">
            <w:pPr>
              <w:pStyle w:val="Compact"/>
              <w:numPr>
                <w:ilvl w:val="0"/>
                <w:numId w:val="7"/>
              </w:numPr>
            </w:pPr>
            <w:r>
              <w:t>Defining exogenous variables.</w:t>
            </w:r>
          </w:p>
          <w:p w14:paraId="4EABA175" w14:textId="77777777" w:rsidR="009C3BEC" w:rsidRDefault="00000000">
            <w:pPr>
              <w:pStyle w:val="Compact"/>
              <w:numPr>
                <w:ilvl w:val="0"/>
                <w:numId w:val="7"/>
              </w:numPr>
            </w:pPr>
            <w:r>
              <w:t>Setting all exogenous variables to zero.</w:t>
            </w:r>
          </w:p>
          <w:p w14:paraId="295DD215" w14:textId="77777777" w:rsidR="009C3BEC" w:rsidRDefault="00000000">
            <w:pPr>
              <w:pStyle w:val="Compact"/>
              <w:numPr>
                <w:ilvl w:val="0"/>
                <w:numId w:val="7"/>
              </w:numPr>
            </w:pPr>
            <w:r>
              <w:t xml:space="preserve">Apply an chosk of </w:t>
            </w:r>
            <w:r>
              <w:rPr>
                <w:rStyle w:val="VerbatimChar"/>
              </w:rPr>
              <w:t>5</w:t>
            </w:r>
            <w:r>
              <w:t xml:space="preserve">% increase in productivity for the </w:t>
            </w:r>
            <w:r>
              <w:rPr>
                <w:rStyle w:val="VerbatimChar"/>
              </w:rPr>
              <w:t>food</w:t>
            </w:r>
            <w:r>
              <w:t xml:space="preserve"> activity in the </w:t>
            </w:r>
            <w:r>
              <w:rPr>
                <w:rStyle w:val="VerbatimChar"/>
              </w:rPr>
              <w:t>ssa</w:t>
            </w:r>
            <w:r>
              <w:t xml:space="preserve"> and </w:t>
            </w:r>
            <w:r>
              <w:rPr>
                <w:rStyle w:val="VerbatimChar"/>
              </w:rPr>
              <w:t>eu</w:t>
            </w:r>
            <w:r>
              <w:t xml:space="preserve"> regions.</w:t>
            </w:r>
          </w:p>
        </w:tc>
      </w:tr>
    </w:tbl>
    <w:p w14:paraId="3A65AA52" w14:textId="77777777" w:rsidR="009C3BEC" w:rsidRDefault="00000000">
      <w:pPr>
        <w:pStyle w:val="Heading3"/>
      </w:pPr>
      <w:bookmarkStart w:id="260" w:name="task-1-identifying-exogenous-variables"/>
      <w:r>
        <w:t>Task 1: Identifying Exogenous Variables</w:t>
      </w:r>
    </w:p>
    <w:p w14:paraId="6943E46D" w14:textId="77777777" w:rsidR="009C3BEC" w:rsidRDefault="00000000">
      <w:pPr>
        <w:pStyle w:val="FirstParagraph"/>
      </w:pPr>
      <w:r>
        <w:t>In this task, you will create a character vector composed of exogenous variables. These are variables that are determined outside the model and are inputs to the model’s system.</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9C3BEC" w14:paraId="14BBF81C" w14:textId="77777777" w:rsidTr="009C3BEC">
        <w:trPr>
          <w:cantSplit/>
        </w:trPr>
        <w:tc>
          <w:tcPr>
            <w:tcW w:w="0" w:type="auto"/>
            <w:tcMar>
              <w:left w:w="144" w:type="dxa"/>
              <w:right w:w="144" w:type="dxa"/>
            </w:tcMar>
          </w:tcPr>
          <w:p w14:paraId="6C9F253A" w14:textId="77777777" w:rsidR="009C3BEC" w:rsidRDefault="00000000">
            <w:pPr>
              <w:pStyle w:val="BodyText"/>
              <w:spacing w:before="0" w:after="8"/>
              <w:jc w:val="center"/>
            </w:pPr>
            <w:r>
              <w:rPr>
                <w:noProof/>
              </w:rPr>
              <w:drawing>
                <wp:inline distT="0" distB="0" distL="0" distR="0" wp14:anchorId="2D841389" wp14:editId="3EEE3E58">
                  <wp:extent cx="152400" cy="1524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C:\PROGRA~1\Quarto\share\formats\docx\tip.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30641709" w14:textId="77777777" w:rsidR="009C3BEC" w:rsidRDefault="009C3BEC">
            <w:pPr>
              <w:pStyle w:val="BodyText"/>
              <w:spacing w:before="16" w:after="64"/>
            </w:pPr>
          </w:p>
          <w:p w14:paraId="0AD47C94" w14:textId="77777777" w:rsidR="009C3BEC" w:rsidRDefault="00000000">
            <w:pPr>
              <w:pStyle w:val="BodyText"/>
              <w:spacing w:before="16" w:after="16"/>
            </w:pPr>
            <w:r>
              <w:t>When defining exogenous variables, it’s important to ensure that they align with the variables used in your specific model version (GTAPv7 in this case). This list forms the basis for setting up the model’s initial conditions and applying shocks later.</w:t>
            </w:r>
          </w:p>
        </w:tc>
      </w:tr>
    </w:tbl>
    <w:p w14:paraId="0A2A0272" w14:textId="77777777" w:rsidR="009C3BEC" w:rsidRDefault="00000000">
      <w:pPr>
        <w:pStyle w:val="SourceCode"/>
      </w:pPr>
      <w:r>
        <w:rPr>
          <w:rStyle w:val="NormalTok"/>
        </w:rPr>
        <w:t xml:space="preserve">exogenous_variables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'afall'</w:t>
      </w:r>
      <w:r>
        <w:rPr>
          <w:rStyle w:val="NormalTok"/>
        </w:rPr>
        <w:t xml:space="preserve">, </w:t>
      </w:r>
      <w:r>
        <w:rPr>
          <w:rStyle w:val="StringTok"/>
        </w:rPr>
        <w:t>'afcom'</w:t>
      </w:r>
      <w:r>
        <w:rPr>
          <w:rStyle w:val="NormalTok"/>
        </w:rPr>
        <w:t xml:space="preserve">, </w:t>
      </w:r>
      <w:r>
        <w:rPr>
          <w:rStyle w:val="StringTok"/>
        </w:rPr>
        <w:t>'afeall'</w:t>
      </w:r>
      <w:r>
        <w:rPr>
          <w:rStyle w:val="NormalTok"/>
        </w:rPr>
        <w:t xml:space="preserve">, </w:t>
      </w:r>
      <w:r>
        <w:rPr>
          <w:rStyle w:val="StringTok"/>
        </w:rPr>
        <w:t>'afecom'</w:t>
      </w:r>
      <w:r>
        <w:rPr>
          <w:rStyle w:val="NormalTok"/>
        </w:rPr>
        <w:t xml:space="preserve">, </w:t>
      </w:r>
      <w:r>
        <w:rPr>
          <w:rStyle w:val="StringTok"/>
        </w:rPr>
        <w:t>'afereg'</w:t>
      </w:r>
      <w:r>
        <w:rPr>
          <w:rStyle w:val="NormalTok"/>
        </w:rPr>
        <w:t xml:space="preserve">, </w:t>
      </w:r>
      <w:r>
        <w:rPr>
          <w:rStyle w:val="StringTok"/>
        </w:rPr>
        <w:t>'afesec'</w:t>
      </w:r>
      <w:r>
        <w:rPr>
          <w:rStyle w:val="NormalTok"/>
        </w:rPr>
        <w:t xml:space="preserve">, </w:t>
      </w:r>
      <w:r>
        <w:rPr>
          <w:rStyle w:val="StringTok"/>
        </w:rPr>
        <w:t>'afreg'</w:t>
      </w:r>
      <w:r>
        <w:rPr>
          <w:rStyle w:val="NormalTok"/>
        </w:rPr>
        <w:t xml:space="preserve">, </w:t>
      </w:r>
      <w:r>
        <w:rPr>
          <w:rStyle w:val="StringTok"/>
        </w:rPr>
        <w:t>'afsec'</w:t>
      </w:r>
      <w:r>
        <w:rPr>
          <w:rStyle w:val="NormalTok"/>
        </w:rPr>
        <w:t>,</w:t>
      </w:r>
      <w:r>
        <w:br/>
      </w:r>
      <w:r>
        <w:rPr>
          <w:rStyle w:val="NormalTok"/>
        </w:rPr>
        <w:t xml:space="preserve">  </w:t>
      </w:r>
      <w:r>
        <w:rPr>
          <w:rStyle w:val="StringTok"/>
        </w:rPr>
        <w:t>'aintall'</w:t>
      </w:r>
      <w:r>
        <w:rPr>
          <w:rStyle w:val="NormalTok"/>
        </w:rPr>
        <w:t xml:space="preserve">, </w:t>
      </w:r>
      <w:r>
        <w:rPr>
          <w:rStyle w:val="StringTok"/>
        </w:rPr>
        <w:t>'aintreg'</w:t>
      </w:r>
      <w:r>
        <w:rPr>
          <w:rStyle w:val="NormalTok"/>
        </w:rPr>
        <w:t xml:space="preserve">, </w:t>
      </w:r>
      <w:r>
        <w:rPr>
          <w:rStyle w:val="StringTok"/>
        </w:rPr>
        <w:t>'aintsec'</w:t>
      </w:r>
      <w:r>
        <w:rPr>
          <w:rStyle w:val="NormalTok"/>
        </w:rPr>
        <w:t xml:space="preserve">, </w:t>
      </w:r>
      <w:r>
        <w:rPr>
          <w:rStyle w:val="StringTok"/>
        </w:rPr>
        <w:t>'ams'</w:t>
      </w:r>
      <w:r>
        <w:rPr>
          <w:rStyle w:val="NormalTok"/>
        </w:rPr>
        <w:t xml:space="preserve">, </w:t>
      </w:r>
      <w:r>
        <w:rPr>
          <w:rStyle w:val="StringTok"/>
        </w:rPr>
        <w:t>'aoall'</w:t>
      </w:r>
      <w:r>
        <w:rPr>
          <w:rStyle w:val="NormalTok"/>
        </w:rPr>
        <w:t xml:space="preserve">, </w:t>
      </w:r>
      <w:r>
        <w:rPr>
          <w:rStyle w:val="StringTok"/>
        </w:rPr>
        <w:t>'aoreg'</w:t>
      </w:r>
      <w:r>
        <w:rPr>
          <w:rStyle w:val="NormalTok"/>
        </w:rPr>
        <w:t xml:space="preserve">, </w:t>
      </w:r>
      <w:r>
        <w:rPr>
          <w:rStyle w:val="StringTok"/>
        </w:rPr>
        <w:t>'aosec'</w:t>
      </w:r>
      <w:r>
        <w:rPr>
          <w:rStyle w:val="NormalTok"/>
        </w:rPr>
        <w:t xml:space="preserve">, </w:t>
      </w:r>
      <w:r>
        <w:rPr>
          <w:rStyle w:val="StringTok"/>
        </w:rPr>
        <w:t>'atall'</w:t>
      </w:r>
      <w:r>
        <w:rPr>
          <w:rStyle w:val="NormalTok"/>
        </w:rPr>
        <w:t>,</w:t>
      </w:r>
      <w:r>
        <w:br/>
      </w:r>
      <w:r>
        <w:rPr>
          <w:rStyle w:val="NormalTok"/>
        </w:rPr>
        <w:t xml:space="preserve">  </w:t>
      </w:r>
      <w:r>
        <w:rPr>
          <w:rStyle w:val="StringTok"/>
        </w:rPr>
        <w:t>'atd'</w:t>
      </w:r>
      <w:r>
        <w:rPr>
          <w:rStyle w:val="NormalTok"/>
        </w:rPr>
        <w:t xml:space="preserve">, </w:t>
      </w:r>
      <w:r>
        <w:rPr>
          <w:rStyle w:val="StringTok"/>
        </w:rPr>
        <w:t>'atf'</w:t>
      </w:r>
      <w:r>
        <w:rPr>
          <w:rStyle w:val="NormalTok"/>
        </w:rPr>
        <w:t xml:space="preserve">, </w:t>
      </w:r>
      <w:r>
        <w:rPr>
          <w:rStyle w:val="StringTok"/>
        </w:rPr>
        <w:t>'atm'</w:t>
      </w:r>
      <w:r>
        <w:rPr>
          <w:rStyle w:val="NormalTok"/>
        </w:rPr>
        <w:t xml:space="preserve">, </w:t>
      </w:r>
      <w:r>
        <w:rPr>
          <w:rStyle w:val="StringTok"/>
        </w:rPr>
        <w:t>'ats'</w:t>
      </w:r>
      <w:r>
        <w:rPr>
          <w:rStyle w:val="NormalTok"/>
        </w:rPr>
        <w:t xml:space="preserve">, </w:t>
      </w:r>
      <w:r>
        <w:rPr>
          <w:rStyle w:val="StringTok"/>
        </w:rPr>
        <w:t>'au'</w:t>
      </w:r>
      <w:r>
        <w:rPr>
          <w:rStyle w:val="NormalTok"/>
        </w:rPr>
        <w:t xml:space="preserve">, </w:t>
      </w:r>
      <w:r>
        <w:rPr>
          <w:rStyle w:val="StringTok"/>
        </w:rPr>
        <w:t>'avaall'</w:t>
      </w:r>
      <w:r>
        <w:rPr>
          <w:rStyle w:val="NormalTok"/>
        </w:rPr>
        <w:t xml:space="preserve">, </w:t>
      </w:r>
      <w:r>
        <w:rPr>
          <w:rStyle w:val="StringTok"/>
        </w:rPr>
        <w:t>'avareg'</w:t>
      </w:r>
      <w:r>
        <w:rPr>
          <w:rStyle w:val="NormalTok"/>
        </w:rPr>
        <w:t xml:space="preserve">, </w:t>
      </w:r>
      <w:r>
        <w:rPr>
          <w:rStyle w:val="StringTok"/>
        </w:rPr>
        <w:t>'avasec'</w:t>
      </w:r>
      <w:r>
        <w:rPr>
          <w:rStyle w:val="NormalTok"/>
        </w:rPr>
        <w:t xml:space="preserve">, </w:t>
      </w:r>
      <w:r>
        <w:rPr>
          <w:rStyle w:val="StringTok"/>
        </w:rPr>
        <w:t>'cgdslack'</w:t>
      </w:r>
      <w:r>
        <w:rPr>
          <w:rStyle w:val="NormalTok"/>
        </w:rPr>
        <w:t>,</w:t>
      </w:r>
      <w:r>
        <w:br/>
      </w:r>
      <w:r>
        <w:rPr>
          <w:rStyle w:val="NormalTok"/>
        </w:rPr>
        <w:t xml:space="preserve">  </w:t>
      </w:r>
      <w:r>
        <w:rPr>
          <w:rStyle w:val="StringTok"/>
        </w:rPr>
        <w:t>'dpgov'</w:t>
      </w:r>
      <w:r>
        <w:rPr>
          <w:rStyle w:val="NormalTok"/>
        </w:rPr>
        <w:t xml:space="preserve">, </w:t>
      </w:r>
      <w:r>
        <w:rPr>
          <w:rStyle w:val="StringTok"/>
        </w:rPr>
        <w:t>'dppriv'</w:t>
      </w:r>
      <w:r>
        <w:rPr>
          <w:rStyle w:val="NormalTok"/>
        </w:rPr>
        <w:t xml:space="preserve">, </w:t>
      </w:r>
      <w:r>
        <w:rPr>
          <w:rStyle w:val="StringTok"/>
        </w:rPr>
        <w:t>'dpsave'</w:t>
      </w:r>
      <w:r>
        <w:rPr>
          <w:rStyle w:val="NormalTok"/>
        </w:rPr>
        <w:t xml:space="preserve">, </w:t>
      </w:r>
      <w:r>
        <w:rPr>
          <w:rStyle w:val="StringTok"/>
        </w:rPr>
        <w:t>'endwslack'</w:t>
      </w:r>
      <w:r>
        <w:rPr>
          <w:rStyle w:val="NormalTok"/>
        </w:rPr>
        <w:t xml:space="preserve">, </w:t>
      </w:r>
      <w:r>
        <w:rPr>
          <w:rStyle w:val="StringTok"/>
        </w:rPr>
        <w:t>'incomeslack'</w:t>
      </w:r>
      <w:r>
        <w:rPr>
          <w:rStyle w:val="NormalTok"/>
        </w:rPr>
        <w:t xml:space="preserve">, </w:t>
      </w:r>
      <w:r>
        <w:rPr>
          <w:rStyle w:val="StringTok"/>
        </w:rPr>
        <w:t>'pfactwld'</w:t>
      </w:r>
      <w:r>
        <w:rPr>
          <w:rStyle w:val="NormalTok"/>
        </w:rPr>
        <w:t xml:space="preserve">, </w:t>
      </w:r>
      <w:r>
        <w:rPr>
          <w:rStyle w:val="StringTok"/>
        </w:rPr>
        <w:t>'pop'</w:t>
      </w:r>
      <w:r>
        <w:rPr>
          <w:rStyle w:val="NormalTok"/>
        </w:rPr>
        <w:t>,</w:t>
      </w:r>
      <w:r>
        <w:br/>
      </w:r>
      <w:r>
        <w:rPr>
          <w:rStyle w:val="NormalTok"/>
        </w:rPr>
        <w:t xml:space="preserve">  </w:t>
      </w:r>
      <w:r>
        <w:rPr>
          <w:rStyle w:val="StringTok"/>
        </w:rPr>
        <w:t>'profitslack'</w:t>
      </w:r>
      <w:r>
        <w:rPr>
          <w:rStyle w:val="NormalTok"/>
        </w:rPr>
        <w:t xml:space="preserve">, </w:t>
      </w:r>
      <w:r>
        <w:rPr>
          <w:rStyle w:val="StringTok"/>
        </w:rPr>
        <w:t>'psaveslack'</w:t>
      </w:r>
      <w:r>
        <w:rPr>
          <w:rStyle w:val="NormalTok"/>
        </w:rPr>
        <w:t xml:space="preserve">, </w:t>
      </w:r>
      <w:r>
        <w:rPr>
          <w:rStyle w:val="StringTok"/>
        </w:rPr>
        <w:t>'qe'</w:t>
      </w:r>
      <w:r>
        <w:rPr>
          <w:rStyle w:val="NormalTok"/>
        </w:rPr>
        <w:t xml:space="preserve">, </w:t>
      </w:r>
      <w:r>
        <w:rPr>
          <w:rStyle w:val="StringTok"/>
        </w:rPr>
        <w:t>'qesf'</w:t>
      </w:r>
      <w:r>
        <w:rPr>
          <w:rStyle w:val="NormalTok"/>
        </w:rPr>
        <w:t xml:space="preserve">, </w:t>
      </w:r>
      <w:r>
        <w:rPr>
          <w:rStyle w:val="StringTok"/>
        </w:rPr>
        <w:t>'tfd'</w:t>
      </w:r>
      <w:r>
        <w:rPr>
          <w:rStyle w:val="NormalTok"/>
        </w:rPr>
        <w:t xml:space="preserve">, </w:t>
      </w:r>
      <w:r>
        <w:rPr>
          <w:rStyle w:val="StringTok"/>
        </w:rPr>
        <w:t>'tfe'</w:t>
      </w:r>
      <w:r>
        <w:rPr>
          <w:rStyle w:val="NormalTok"/>
        </w:rPr>
        <w:t xml:space="preserve">, </w:t>
      </w:r>
      <w:r>
        <w:rPr>
          <w:rStyle w:val="StringTok"/>
        </w:rPr>
        <w:t>'tfm'</w:t>
      </w:r>
      <w:r>
        <w:rPr>
          <w:rStyle w:val="NormalTok"/>
        </w:rPr>
        <w:t xml:space="preserve">, </w:t>
      </w:r>
      <w:r>
        <w:rPr>
          <w:rStyle w:val="StringTok"/>
        </w:rPr>
        <w:t>'tgd'</w:t>
      </w:r>
      <w:r>
        <w:rPr>
          <w:rStyle w:val="NormalTok"/>
        </w:rPr>
        <w:t>,</w:t>
      </w:r>
      <w:r>
        <w:br/>
      </w:r>
      <w:r>
        <w:rPr>
          <w:rStyle w:val="NormalTok"/>
        </w:rPr>
        <w:t xml:space="preserve">  </w:t>
      </w:r>
      <w:r>
        <w:rPr>
          <w:rStyle w:val="StringTok"/>
        </w:rPr>
        <w:t>'tgm'</w:t>
      </w:r>
      <w:r>
        <w:rPr>
          <w:rStyle w:val="NormalTok"/>
        </w:rPr>
        <w:t xml:space="preserve">, </w:t>
      </w:r>
      <w:r>
        <w:rPr>
          <w:rStyle w:val="StringTok"/>
        </w:rPr>
        <w:t>'tid'</w:t>
      </w:r>
      <w:r>
        <w:rPr>
          <w:rStyle w:val="NormalTok"/>
        </w:rPr>
        <w:t xml:space="preserve">, </w:t>
      </w:r>
      <w:r>
        <w:rPr>
          <w:rStyle w:val="StringTok"/>
        </w:rPr>
        <w:t>'tim'</w:t>
      </w:r>
      <w:r>
        <w:rPr>
          <w:rStyle w:val="NormalTok"/>
        </w:rPr>
        <w:t xml:space="preserve">, </w:t>
      </w:r>
      <w:r>
        <w:rPr>
          <w:rStyle w:val="StringTok"/>
        </w:rPr>
        <w:t>'tinc'</w:t>
      </w:r>
      <w:r>
        <w:rPr>
          <w:rStyle w:val="NormalTok"/>
        </w:rPr>
        <w:t xml:space="preserve">, </w:t>
      </w:r>
      <w:r>
        <w:rPr>
          <w:rStyle w:val="StringTok"/>
        </w:rPr>
        <w:t>'tm'</w:t>
      </w:r>
      <w:r>
        <w:rPr>
          <w:rStyle w:val="NormalTok"/>
        </w:rPr>
        <w:t xml:space="preserve">, </w:t>
      </w:r>
      <w:r>
        <w:rPr>
          <w:rStyle w:val="StringTok"/>
        </w:rPr>
        <w:t>'tms'</w:t>
      </w:r>
      <w:r>
        <w:rPr>
          <w:rStyle w:val="NormalTok"/>
        </w:rPr>
        <w:t xml:space="preserve">, </w:t>
      </w:r>
      <w:r>
        <w:rPr>
          <w:rStyle w:val="StringTok"/>
        </w:rPr>
        <w:t>'to'</w:t>
      </w:r>
      <w:r>
        <w:rPr>
          <w:rStyle w:val="NormalTok"/>
        </w:rPr>
        <w:t xml:space="preserve">, </w:t>
      </w:r>
      <w:r>
        <w:rPr>
          <w:rStyle w:val="StringTok"/>
        </w:rPr>
        <w:t>'tpdall'</w:t>
      </w:r>
      <w:r>
        <w:rPr>
          <w:rStyle w:val="NormalTok"/>
        </w:rPr>
        <w:t xml:space="preserve">, </w:t>
      </w:r>
      <w:r>
        <w:rPr>
          <w:rStyle w:val="StringTok"/>
        </w:rPr>
        <w:t>'tpmall'</w:t>
      </w:r>
      <w:r>
        <w:rPr>
          <w:rStyle w:val="NormalTok"/>
        </w:rPr>
        <w:t xml:space="preserve">, </w:t>
      </w:r>
      <w:r>
        <w:rPr>
          <w:rStyle w:val="StringTok"/>
        </w:rPr>
        <w:t>'tpreg'</w:t>
      </w:r>
      <w:r>
        <w:rPr>
          <w:rStyle w:val="NormalTok"/>
        </w:rPr>
        <w:t>,</w:t>
      </w:r>
      <w:r>
        <w:br/>
      </w:r>
      <w:r>
        <w:rPr>
          <w:rStyle w:val="NormalTok"/>
        </w:rPr>
        <w:t xml:space="preserve">  </w:t>
      </w:r>
      <w:r>
        <w:rPr>
          <w:rStyle w:val="StringTok"/>
        </w:rPr>
        <w:t>'tradslack'</w:t>
      </w:r>
      <w:r>
        <w:rPr>
          <w:rStyle w:val="NormalTok"/>
        </w:rPr>
        <w:t xml:space="preserve">, </w:t>
      </w:r>
      <w:r>
        <w:rPr>
          <w:rStyle w:val="StringTok"/>
        </w:rPr>
        <w:t>'tx'</w:t>
      </w:r>
      <w:r>
        <w:rPr>
          <w:rStyle w:val="NormalTok"/>
        </w:rPr>
        <w:t xml:space="preserve">, </w:t>
      </w:r>
      <w:r>
        <w:rPr>
          <w:rStyle w:val="StringTok"/>
        </w:rPr>
        <w:t>'txs'</w:t>
      </w:r>
      <w:r>
        <w:br/>
      </w:r>
      <w:r>
        <w:rPr>
          <w:rStyle w:val="NormalTok"/>
        </w:rPr>
        <w:t>)</w:t>
      </w:r>
    </w:p>
    <w:p w14:paraId="08AC92B4" w14:textId="77777777" w:rsidR="009C3BEC" w:rsidRDefault="00000000">
      <w:pPr>
        <w:pStyle w:val="Heading3"/>
      </w:pPr>
      <w:bookmarkStart w:id="261" w:name="task-2-initializing-model-variables"/>
      <w:bookmarkEnd w:id="260"/>
      <w:r>
        <w:lastRenderedPageBreak/>
        <w:t>Task 2: Initializing Model Variables</w:t>
      </w:r>
    </w:p>
    <w:p w14:paraId="5F84BB36" w14:textId="77777777" w:rsidR="009C3BEC" w:rsidRDefault="00000000">
      <w:pPr>
        <w:pStyle w:val="FirstParagraph"/>
      </w:pPr>
      <w:r>
        <w:t xml:space="preserve">Here, you’ll assign the value </w:t>
      </w:r>
      <w:r>
        <w:rPr>
          <w:rStyle w:val="VerbatimChar"/>
        </w:rPr>
        <w:t>0</w:t>
      </w:r>
      <w:r>
        <w:t xml:space="preserve"> to each of these variables in </w:t>
      </w:r>
      <w:r>
        <w:rPr>
          <w:rStyle w:val="VerbatimChar"/>
        </w:rPr>
        <w:t>model$variableValues</w:t>
      </w:r>
      <w:r>
        <w:t>. This step is crucial for preparing the model’s baseline before applying any shocks.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9C3BEC" w14:paraId="1C71CE59" w14:textId="77777777" w:rsidTr="009C3BEC">
        <w:trPr>
          <w:cantSplit/>
        </w:trPr>
        <w:tc>
          <w:tcPr>
            <w:tcW w:w="0" w:type="auto"/>
            <w:tcMar>
              <w:left w:w="144" w:type="dxa"/>
              <w:right w:w="144" w:type="dxa"/>
            </w:tcMar>
          </w:tcPr>
          <w:p w14:paraId="020EECD3" w14:textId="77777777" w:rsidR="009C3BEC" w:rsidRDefault="00000000">
            <w:pPr>
              <w:pStyle w:val="BodyText"/>
              <w:spacing w:before="0" w:after="8"/>
              <w:jc w:val="center"/>
            </w:pPr>
            <w:r>
              <w:rPr>
                <w:noProof/>
              </w:rPr>
              <w:drawing>
                <wp:inline distT="0" distB="0" distL="0" distR="0" wp14:anchorId="54DA8C0F" wp14:editId="5F3C1056">
                  <wp:extent cx="152400" cy="1524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C:\PROGRA~1\Quarto\share\formats\docx\tip.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1A004D7" w14:textId="77777777" w:rsidR="009C3BEC" w:rsidRDefault="009C3BEC">
            <w:pPr>
              <w:pStyle w:val="BodyText"/>
              <w:spacing w:before="16" w:after="64"/>
            </w:pPr>
          </w:p>
          <w:p w14:paraId="42E669B3" w14:textId="77777777" w:rsidR="009C3BEC" w:rsidRDefault="00000000">
            <w:pPr>
              <w:pStyle w:val="BodyText"/>
              <w:spacing w:before="16" w:after="16"/>
            </w:pPr>
            <w:r>
              <w:t xml:space="preserve">Using a </w:t>
            </w:r>
            <w:hyperlink r:id="rId27" w:anchor="repetitive-execution-for-loops-repeat-and-while">
              <w:r>
                <w:rPr>
                  <w:rStyle w:val="Hyperlink"/>
                </w:rPr>
                <w:t>for()</w:t>
              </w:r>
            </w:hyperlink>
            <w:r>
              <w:t xml:space="preserve"> loop to iterate over the list of exogenous variables is an efficient way to assign values to them.</w:t>
            </w:r>
          </w:p>
        </w:tc>
      </w:tr>
    </w:tbl>
    <w:p w14:paraId="5505E966" w14:textId="77777777" w:rsidR="009C3BEC" w:rsidRDefault="00000000">
      <w:pPr>
        <w:pStyle w:val="SourceCode"/>
      </w:pPr>
      <w:r>
        <w:rPr>
          <w:rStyle w:val="ControlFlowTok"/>
        </w:rPr>
        <w:t>for</w:t>
      </w:r>
      <w:r>
        <w:rPr>
          <w:rStyle w:val="NormalTok"/>
        </w:rPr>
        <w:t xml:space="preserve"> (var </w:t>
      </w:r>
      <w:r>
        <w:rPr>
          <w:rStyle w:val="ControlFlowTok"/>
        </w:rPr>
        <w:t>in</w:t>
      </w:r>
      <w:r>
        <w:rPr>
          <w:rStyle w:val="NormalTok"/>
        </w:rPr>
        <w:t xml:space="preserve"> exogenous_variables) {</w:t>
      </w:r>
      <w:r>
        <w:br/>
      </w:r>
      <w:r>
        <w:rPr>
          <w:rStyle w:val="NormalTok"/>
        </w:rPr>
        <w:t xml:space="preserve">  model</w:t>
      </w:r>
      <w:r>
        <w:rPr>
          <w:rStyle w:val="SpecialCharTok"/>
        </w:rPr>
        <w:t>$</w:t>
      </w:r>
      <w:r>
        <w:rPr>
          <w:rStyle w:val="NormalTok"/>
        </w:rPr>
        <w:t xml:space="preserve">variableValues[[var]][] </w:t>
      </w:r>
      <w:r>
        <w:rPr>
          <w:rStyle w:val="OtherTok"/>
        </w:rPr>
        <w:t>&lt;-</w:t>
      </w:r>
      <w:r>
        <w:rPr>
          <w:rStyle w:val="NormalTok"/>
        </w:rPr>
        <w:t xml:space="preserve"> </w:t>
      </w:r>
      <w:r>
        <w:rPr>
          <w:rStyle w:val="DecValTok"/>
        </w:rPr>
        <w:t>0</w:t>
      </w:r>
      <w:r>
        <w:br/>
      </w:r>
      <w:r>
        <w:rPr>
          <w:rStyle w:val="NormalTok"/>
        </w:rPr>
        <w:t>}</w:t>
      </w:r>
    </w:p>
    <w:p w14:paraId="5ED7C951" w14:textId="77777777" w:rsidR="009C3BEC" w:rsidRDefault="00000000">
      <w:pPr>
        <w:pStyle w:val="Heading3"/>
      </w:pPr>
      <w:bookmarkStart w:id="262" w:name="task-3-applying-shocks-to-the-model"/>
      <w:bookmarkEnd w:id="261"/>
      <w:r>
        <w:t>Task 3: Applying Shocks to the Model</w:t>
      </w:r>
    </w:p>
    <w:p w14:paraId="17530B69" w14:textId="77777777" w:rsidR="009C3BEC" w:rsidRDefault="00000000">
      <w:pPr>
        <w:pStyle w:val="FirstParagraph"/>
      </w:pPr>
      <w:r>
        <w:t xml:space="preserve">In this task, you will apply a specific shock to the model. For example, a </w:t>
      </w:r>
      <w:r>
        <w:rPr>
          <w:rStyle w:val="VerbatimChar"/>
        </w:rPr>
        <w:t>5</w:t>
      </w:r>
      <w:r>
        <w:t>% increase in the total productivity change variable (</w:t>
      </w:r>
      <w:r>
        <w:rPr>
          <w:rStyle w:val="VerbatimChar"/>
        </w:rPr>
        <w:t>aoall</w:t>
      </w:r>
      <w:r>
        <w:t xml:space="preserve">) for the </w:t>
      </w:r>
      <w:r>
        <w:rPr>
          <w:rStyle w:val="VerbatimChar"/>
        </w:rPr>
        <w:t>food</w:t>
      </w:r>
      <w:r>
        <w:t xml:space="preserve"> activity in the </w:t>
      </w:r>
      <w:r>
        <w:rPr>
          <w:rStyle w:val="VerbatimChar"/>
        </w:rPr>
        <w:t>ssa</w:t>
      </w:r>
      <w:r>
        <w:t xml:space="preserve"> and </w:t>
      </w:r>
      <w:r>
        <w:rPr>
          <w:rStyle w:val="VerbatimChar"/>
        </w:rPr>
        <w:t>eu</w:t>
      </w:r>
      <w:r>
        <w:t xml:space="preserve"> regions.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9C3BEC" w14:paraId="0429273C" w14:textId="77777777" w:rsidTr="009C3BEC">
        <w:trPr>
          <w:cantSplit/>
        </w:trPr>
        <w:tc>
          <w:tcPr>
            <w:tcW w:w="0" w:type="auto"/>
            <w:tcMar>
              <w:left w:w="144" w:type="dxa"/>
              <w:right w:w="144" w:type="dxa"/>
            </w:tcMar>
          </w:tcPr>
          <w:p w14:paraId="67E96C98" w14:textId="77777777" w:rsidR="009C3BEC" w:rsidRDefault="00000000">
            <w:pPr>
              <w:pStyle w:val="BodyText"/>
              <w:spacing w:before="0" w:after="8"/>
              <w:jc w:val="center"/>
            </w:pPr>
            <w:r>
              <w:rPr>
                <w:noProof/>
              </w:rPr>
              <w:drawing>
                <wp:inline distT="0" distB="0" distL="0" distR="0" wp14:anchorId="1E4B9ADF" wp14:editId="55811881">
                  <wp:extent cx="152400" cy="1524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C:\PROGRA~1\Quarto\share\formats\docx\tip.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00F7FEEE" w14:textId="77777777" w:rsidR="009C3BEC" w:rsidRDefault="009C3BEC">
            <w:pPr>
              <w:pStyle w:val="BodyText"/>
              <w:spacing w:before="16" w:after="64"/>
            </w:pPr>
          </w:p>
          <w:p w14:paraId="44FB9FAA" w14:textId="77777777" w:rsidR="009C3BEC" w:rsidRDefault="00000000">
            <w:pPr>
              <w:pStyle w:val="BodyText"/>
              <w:spacing w:before="16" w:after="16"/>
            </w:pPr>
            <w:r>
              <w:t xml:space="preserve">You can adapt using an similar approach to this previous example: </w:t>
            </w:r>
            <w:r>
              <w:rPr>
                <w:rStyle w:val="VerbatimChar"/>
              </w:rPr>
              <w:t>list_data$Array["Wheat", "Farming", "Low"]</w:t>
            </w:r>
          </w:p>
        </w:tc>
      </w:tr>
    </w:tbl>
    <w:p w14:paraId="39D2EC02" w14:textId="77777777" w:rsidR="009C3BEC" w:rsidRDefault="00000000">
      <w:pPr>
        <w:pStyle w:val="SourceCode"/>
      </w:pPr>
      <w:r>
        <w:rPr>
          <w:rStyle w:val="NormalTok"/>
        </w:rPr>
        <w:t>model</w:t>
      </w:r>
      <w:r>
        <w:rPr>
          <w:rStyle w:val="SpecialCharTok"/>
        </w:rPr>
        <w:t>$</w:t>
      </w:r>
      <w:r>
        <w:rPr>
          <w:rStyle w:val="NormalTok"/>
        </w:rPr>
        <w:t>variableValues</w:t>
      </w:r>
      <w:r>
        <w:rPr>
          <w:rStyle w:val="SpecialCharTok"/>
        </w:rPr>
        <w:t>$</w:t>
      </w:r>
      <w:r>
        <w:rPr>
          <w:rStyle w:val="NormalTok"/>
        </w:rPr>
        <w:t>aoall[</w:t>
      </w:r>
      <w:r>
        <w:rPr>
          <w:rStyle w:val="StringTok"/>
        </w:rPr>
        <w:t>"food"</w:t>
      </w:r>
      <w:r>
        <w:rPr>
          <w:rStyle w:val="NormalTok"/>
        </w:rPr>
        <w:t xml:space="preserve">, </w:t>
      </w:r>
      <w:r>
        <w:rPr>
          <w:rStyle w:val="FunctionTok"/>
        </w:rPr>
        <w:t>c</w:t>
      </w:r>
      <w:r>
        <w:rPr>
          <w:rStyle w:val="NormalTok"/>
        </w:rPr>
        <w:t>(</w:t>
      </w:r>
      <w:r>
        <w:rPr>
          <w:rStyle w:val="StringTok"/>
        </w:rPr>
        <w:t>"ssa"</w:t>
      </w:r>
      <w:r>
        <w:rPr>
          <w:rStyle w:val="NormalTok"/>
        </w:rPr>
        <w:t xml:space="preserve">, </w:t>
      </w:r>
      <w:r>
        <w:rPr>
          <w:rStyle w:val="StringTok"/>
        </w:rPr>
        <w:t>"eu"</w:t>
      </w:r>
      <w:r>
        <w:rPr>
          <w:rStyle w:val="NormalTok"/>
        </w:rPr>
        <w:t xml:space="preserve">)] </w:t>
      </w:r>
      <w:r>
        <w:rPr>
          <w:rStyle w:val="OtherTok"/>
        </w:rPr>
        <w:t>=</w:t>
      </w:r>
      <w:r>
        <w:rPr>
          <w:rStyle w:val="NormalTok"/>
        </w:rPr>
        <w:t xml:space="preserve"> </w:t>
      </w:r>
      <w:r>
        <w:rPr>
          <w:rStyle w:val="DecValTok"/>
        </w:rPr>
        <w:t>10</w:t>
      </w:r>
      <w:r>
        <w:br/>
      </w:r>
      <w:r>
        <w:rPr>
          <w:rStyle w:val="NormalTok"/>
        </w:rPr>
        <w:t>model</w:t>
      </w:r>
      <w:r>
        <w:rPr>
          <w:rStyle w:val="SpecialCharTok"/>
        </w:rPr>
        <w:t>$</w:t>
      </w:r>
      <w:r>
        <w:rPr>
          <w:rStyle w:val="NormalTok"/>
        </w:rPr>
        <w:t>variableValues</w:t>
      </w:r>
      <w:r>
        <w:rPr>
          <w:rStyle w:val="SpecialCharTok"/>
        </w:rPr>
        <w:t>$</w:t>
      </w:r>
      <w:r>
        <w:rPr>
          <w:rStyle w:val="NormalTok"/>
        </w:rPr>
        <w:t>aoall</w:t>
      </w:r>
    </w:p>
    <w:p w14:paraId="6BB4DFF1" w14:textId="77777777" w:rsidR="009C3BEC" w:rsidRDefault="00000000">
      <w:pPr>
        <w:pStyle w:val="SourceCode"/>
      </w:pPr>
      <w:r>
        <w:rPr>
          <w:rStyle w:val="VerbatimChar"/>
        </w:rPr>
        <w:t xml:space="preserve">       reg</w:t>
      </w:r>
      <w:r>
        <w:br/>
      </w:r>
      <w:r>
        <w:rPr>
          <w:rStyle w:val="VerbatimChar"/>
        </w:rPr>
        <w:t>acts    ssa eu row</w:t>
      </w:r>
      <w:r>
        <w:br/>
      </w:r>
      <w:r>
        <w:rPr>
          <w:rStyle w:val="VerbatimChar"/>
        </w:rPr>
        <w:t xml:space="preserve">  food   10 10   0</w:t>
      </w:r>
      <w:r>
        <w:br/>
      </w:r>
      <w:r>
        <w:rPr>
          <w:rStyle w:val="VerbatimChar"/>
        </w:rPr>
        <w:t xml:space="preserve">  mnfcs   0  0   0</w:t>
      </w:r>
      <w:r>
        <w:br/>
      </w:r>
      <w:r>
        <w:rPr>
          <w:rStyle w:val="VerbatimChar"/>
        </w:rPr>
        <w:t xml:space="preserve">  svces   0  0   0</w:t>
      </w:r>
    </w:p>
    <w:p w14:paraId="15000AE1" w14:textId="77777777" w:rsidR="009C3BEC" w:rsidRDefault="00000000">
      <w:pPr>
        <w:pStyle w:val="Heading2"/>
      </w:pPr>
      <w:bookmarkStart w:id="263" w:name="run-the-model"/>
      <w:bookmarkEnd w:id="259"/>
      <w:bookmarkEnd w:id="262"/>
      <w:r>
        <w:t>Run the model</w:t>
      </w:r>
    </w:p>
    <w:p w14:paraId="3DAE03A0" w14:textId="77777777" w:rsidR="009C3BEC" w:rsidRDefault="00000000">
      <w:pPr>
        <w:pStyle w:val="FirstParagraph"/>
      </w:pPr>
      <w:r>
        <w:t>At this stage of the process, we are ready to execute the model, bringing together all the elements we’ve prepared: the input database, closure conditions, and the shocks we’ve defined. This step involves solving the model’s matrix, which is a representation of the equations from the model. The model’s execution not only solves the matrix but also carries out the calculations defined in the model’s formulas. Additionally, for GTAPv7, post-simulation processes are conducted, which involve further calculations based on the model’s output.</w:t>
      </w:r>
    </w:p>
    <w:p w14:paraId="57CDD934" w14:textId="77777777" w:rsidR="009C3BEC" w:rsidRDefault="00000000">
      <w:pPr>
        <w:pStyle w:val="BodyText"/>
      </w:pPr>
      <w:r>
        <w:t>Running with 1 iteration and 1 step (</w:t>
      </w:r>
      <w:r>
        <w:rPr>
          <w:i/>
          <w:iCs/>
        </w:rPr>
        <w:t>Johansen</w:t>
      </w:r>
      <w:r>
        <w:t xml:space="preserve"> method).</w:t>
      </w:r>
    </w:p>
    <w:p w14:paraId="0F12960E" w14:textId="77777777" w:rsidR="009C3BEC" w:rsidRDefault="00000000">
      <w:pPr>
        <w:pStyle w:val="SourceCode"/>
      </w:pPr>
      <w:r>
        <w:rPr>
          <w:rStyle w:val="NormalTok"/>
        </w:rPr>
        <w:t>model</w:t>
      </w:r>
      <w:r>
        <w:rPr>
          <w:rStyle w:val="SpecialCharTok"/>
        </w:rPr>
        <w:t>$</w:t>
      </w:r>
      <w:r>
        <w:rPr>
          <w:rStyle w:val="FunctionTok"/>
        </w:rPr>
        <w:t>solveModel</w:t>
      </w:r>
      <w:r>
        <w:rPr>
          <w:rStyle w:val="NormalTok"/>
        </w:rPr>
        <w:t>(</w:t>
      </w:r>
      <w:r>
        <w:br/>
      </w:r>
      <w:r>
        <w:rPr>
          <w:rStyle w:val="NormalTok"/>
        </w:rPr>
        <w:t xml:space="preserve">  </w:t>
      </w:r>
      <w:r>
        <w:rPr>
          <w:rStyle w:val="AttributeTok"/>
        </w:rPr>
        <w:t>iter =</w:t>
      </w:r>
      <w:r>
        <w:rPr>
          <w:rStyle w:val="NormalTok"/>
        </w:rPr>
        <w:t xml:space="preserve"> </w:t>
      </w:r>
      <w:r>
        <w:rPr>
          <w:rStyle w:val="DecValTok"/>
        </w:rPr>
        <w:t>1</w:t>
      </w:r>
      <w:r>
        <w:rPr>
          <w:rStyle w:val="NormalTok"/>
        </w:rPr>
        <w:t>,</w:t>
      </w:r>
      <w:r>
        <w:br/>
      </w:r>
      <w:r>
        <w:rPr>
          <w:rStyle w:val="NormalTok"/>
        </w:rPr>
        <w:t xml:space="preserve">  </w:t>
      </w:r>
      <w:r>
        <w:rPr>
          <w:rStyle w:val="AttributeTok"/>
        </w:rPr>
        <w:t>steps =</w:t>
      </w:r>
      <w:r>
        <w:rPr>
          <w:rStyle w:val="NormalTok"/>
        </w:rPr>
        <w:t xml:space="preserve"> </w:t>
      </w:r>
      <w:r>
        <w:rPr>
          <w:rStyle w:val="DecValTok"/>
        </w:rPr>
        <w:t>1</w:t>
      </w:r>
      <w:r>
        <w:br/>
      </w:r>
      <w:r>
        <w:rPr>
          <w:rStyle w:val="NormalTok"/>
        </w:rPr>
        <w:t>)</w:t>
      </w:r>
    </w:p>
    <w:p w14:paraId="57135BB8" w14:textId="77777777" w:rsidR="009C3BEC" w:rsidRDefault="00000000">
      <w:pPr>
        <w:pStyle w:val="FirstParagraph"/>
      </w:pPr>
      <w:r>
        <w:t>Running with 3 iteration and multiple steps.</w:t>
      </w:r>
    </w:p>
    <w:p w14:paraId="1CB28A5F" w14:textId="77777777" w:rsidR="009C3BEC" w:rsidRDefault="00000000">
      <w:pPr>
        <w:pStyle w:val="SourceCode"/>
      </w:pPr>
      <w:r>
        <w:rPr>
          <w:rStyle w:val="NormalTok"/>
        </w:rPr>
        <w:t>model</w:t>
      </w:r>
      <w:r>
        <w:rPr>
          <w:rStyle w:val="SpecialCharTok"/>
        </w:rPr>
        <w:t>$</w:t>
      </w:r>
      <w:r>
        <w:rPr>
          <w:rStyle w:val="FunctionTok"/>
        </w:rPr>
        <w:t>solveModel</w:t>
      </w:r>
      <w:r>
        <w:rPr>
          <w:rStyle w:val="NormalTok"/>
        </w:rPr>
        <w:t>(</w:t>
      </w:r>
      <w:r>
        <w:br/>
      </w:r>
      <w:r>
        <w:rPr>
          <w:rStyle w:val="NormalTok"/>
        </w:rPr>
        <w:t xml:space="preserve">  </w:t>
      </w:r>
      <w:r>
        <w:rPr>
          <w:rStyle w:val="AttributeTok"/>
        </w:rPr>
        <w:t>iter =</w:t>
      </w:r>
      <w:r>
        <w:rPr>
          <w:rStyle w:val="NormalTok"/>
        </w:rPr>
        <w:t xml:space="preserve"> </w:t>
      </w:r>
      <w:r>
        <w:rPr>
          <w:rStyle w:val="DecValTok"/>
        </w:rPr>
        <w:t>3</w:t>
      </w:r>
      <w:r>
        <w:rPr>
          <w:rStyle w:val="NormalTok"/>
        </w:rPr>
        <w:t>,</w:t>
      </w:r>
      <w:r>
        <w:br/>
      </w:r>
      <w:r>
        <w:rPr>
          <w:rStyle w:val="NormalTok"/>
        </w:rPr>
        <w:lastRenderedPageBreak/>
        <w:t xml:space="preserve">  </w:t>
      </w:r>
      <w:r>
        <w:rPr>
          <w:rStyle w:val="AttributeTok"/>
        </w:rPr>
        <w:t>steps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w:t>
      </w:r>
      <w:r>
        <w:br/>
      </w:r>
      <w:r>
        <w:rPr>
          <w:rStyle w:val="NormalTok"/>
        </w:rPr>
        <w:t>)</w:t>
      </w:r>
    </w:p>
    <w:p w14:paraId="087320E7" w14:textId="77777777" w:rsidR="009C3BEC" w:rsidRDefault="00000000">
      <w:pPr>
        <w:pStyle w:val="FirstParagraph"/>
      </w:pPr>
      <w:r>
        <w:t>Results for percentage change in total commodity supply by region (</w:t>
      </w:r>
      <w:r>
        <w:rPr>
          <w:rStyle w:val="VerbatimChar"/>
        </w:rPr>
        <w:t>qc</w:t>
      </w:r>
      <w:r>
        <w:t>):</w:t>
      </w:r>
    </w:p>
    <w:p w14:paraId="43C1EED9" w14:textId="77777777" w:rsidR="009C3BEC" w:rsidRDefault="00000000">
      <w:pPr>
        <w:pStyle w:val="SourceCode"/>
      </w:pPr>
      <w:r>
        <w:rPr>
          <w:rStyle w:val="NormalTok"/>
        </w:rPr>
        <w:t>outputData</w:t>
      </w:r>
      <w:r>
        <w:rPr>
          <w:rStyle w:val="SpecialCharTok"/>
        </w:rPr>
        <w:t>$</w:t>
      </w:r>
      <w:r>
        <w:rPr>
          <w:rStyle w:val="NormalTok"/>
        </w:rPr>
        <w:t>qc</w:t>
      </w:r>
    </w:p>
    <w:p w14:paraId="01F4C5C4" w14:textId="77777777" w:rsidR="009C3BEC" w:rsidRDefault="00000000">
      <w:pPr>
        <w:pStyle w:val="SourceCode"/>
      </w:pPr>
      <w:r>
        <w:rPr>
          <w:rStyle w:val="VerbatimChar"/>
        </w:rPr>
        <w:t xml:space="preserve">       reg</w:t>
      </w:r>
      <w:r>
        <w:br/>
      </w:r>
      <w:r>
        <w:rPr>
          <w:rStyle w:val="VerbatimChar"/>
        </w:rPr>
        <w:t>comm          ssa         eu         row</w:t>
      </w:r>
      <w:r>
        <w:br/>
      </w:r>
      <w:r>
        <w:rPr>
          <w:rStyle w:val="VerbatimChar"/>
        </w:rPr>
        <w:t xml:space="preserve">  food  4.9577805  8.5266022 -2.23012678</w:t>
      </w:r>
      <w:r>
        <w:br/>
      </w:r>
      <w:r>
        <w:rPr>
          <w:rStyle w:val="VerbatimChar"/>
        </w:rPr>
        <w:t xml:space="preserve">  mnfcs 0.6236865 -0.8850531  0.49274290</w:t>
      </w:r>
      <w:r>
        <w:br/>
      </w:r>
      <w:r>
        <w:rPr>
          <w:rStyle w:val="VerbatimChar"/>
        </w:rPr>
        <w:t xml:space="preserve">  svces 1.6287317  0.4097268  0.07828056</w:t>
      </w:r>
    </w:p>
    <w:p w14:paraId="265395E5" w14:textId="77777777" w:rsidR="009C3BEC" w:rsidRDefault="00000000">
      <w:pPr>
        <w:pStyle w:val="SourceCode"/>
      </w:pPr>
      <w:r>
        <w:rPr>
          <w:rStyle w:val="FunctionTok"/>
        </w:rPr>
        <w:t>barplot</w:t>
      </w:r>
      <w:r>
        <w:rPr>
          <w:rStyle w:val="NormalTok"/>
        </w:rPr>
        <w:t>(</w:t>
      </w:r>
      <w:r>
        <w:br/>
      </w:r>
      <w:r>
        <w:rPr>
          <w:rStyle w:val="NormalTok"/>
        </w:rPr>
        <w:t xml:space="preserve">  outputData</w:t>
      </w:r>
      <w:r>
        <w:rPr>
          <w:rStyle w:val="SpecialCharTok"/>
        </w:rPr>
        <w:t>$</w:t>
      </w:r>
      <w:r>
        <w:rPr>
          <w:rStyle w:val="NormalTok"/>
        </w:rPr>
        <w:t>qc,</w:t>
      </w:r>
      <w:r>
        <w:br/>
      </w:r>
      <w:r>
        <w:rPr>
          <w:rStyle w:val="NormalTok"/>
        </w:rPr>
        <w:t xml:space="preserve">  </w:t>
      </w:r>
      <w:r>
        <w:rPr>
          <w:rStyle w:val="AttributeTok"/>
        </w:rPr>
        <w:t>beside =</w:t>
      </w:r>
      <w:r>
        <w:rPr>
          <w:rStyle w:val="NormalTok"/>
        </w:rPr>
        <w:t xml:space="preserve"> </w:t>
      </w:r>
      <w:r>
        <w:rPr>
          <w:rStyle w:val="ConstantTok"/>
        </w:rPr>
        <w:t>TRUE</w:t>
      </w:r>
      <w:r>
        <w:rPr>
          <w:rStyle w:val="NormalTok"/>
        </w:rPr>
        <w:t>,</w:t>
      </w:r>
      <w:r>
        <w:br/>
      </w:r>
      <w:r>
        <w:rPr>
          <w:rStyle w:val="NormalTok"/>
        </w:rPr>
        <w:t xml:space="preserve">  </w:t>
      </w:r>
      <w:r>
        <w:rPr>
          <w:rStyle w:val="AttributeTok"/>
        </w:rPr>
        <w:t>legend.text =</w:t>
      </w:r>
      <w:r>
        <w:rPr>
          <w:rStyle w:val="NormalTok"/>
        </w:rPr>
        <w:t xml:space="preserve"> </w:t>
      </w:r>
      <w:r>
        <w:rPr>
          <w:rStyle w:val="FunctionTok"/>
        </w:rPr>
        <w:t>rownames</w:t>
      </w:r>
      <w:r>
        <w:rPr>
          <w:rStyle w:val="NormalTok"/>
        </w:rPr>
        <w:t>(outputData</w:t>
      </w:r>
      <w:r>
        <w:rPr>
          <w:rStyle w:val="SpecialCharTok"/>
        </w:rPr>
        <w:t>$</w:t>
      </w:r>
      <w:r>
        <w:rPr>
          <w:rStyle w:val="NormalTok"/>
        </w:rPr>
        <w:t>qc),</w:t>
      </w:r>
      <w:r>
        <w:br/>
      </w:r>
      <w:r>
        <w:rPr>
          <w:rStyle w:val="NormalTok"/>
        </w:rPr>
        <w:t xml:space="preserve">  </w:t>
      </w:r>
      <w:r>
        <w:rPr>
          <w:rStyle w:val="AttributeTok"/>
        </w:rPr>
        <w:t>main=</w:t>
      </w:r>
      <w:r>
        <w:rPr>
          <w:rStyle w:val="NormalTok"/>
        </w:rPr>
        <w:t xml:space="preserve"> </w:t>
      </w:r>
      <w:r>
        <w:rPr>
          <w:rStyle w:val="StringTok"/>
        </w:rPr>
        <w:t>"Total commodity supply by region (%)"</w:t>
      </w:r>
      <w:r>
        <w:br/>
      </w:r>
      <w:r>
        <w:rPr>
          <w:rStyle w:val="NormalTok"/>
        </w:rPr>
        <w:t>)</w:t>
      </w:r>
    </w:p>
    <w:p w14:paraId="6FAA33AE" w14:textId="77777777" w:rsidR="009C3BEC" w:rsidRDefault="00000000">
      <w:pPr>
        <w:pStyle w:val="FirstParagraph"/>
      </w:pPr>
      <w:r>
        <w:rPr>
          <w:noProof/>
        </w:rPr>
        <w:drawing>
          <wp:inline distT="0" distB="0" distL="0" distR="0" wp14:anchorId="5495EF3E" wp14:editId="17080A52">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oadmap_gtapinr_files/figure-docx/unnamed-chunk-33-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6F8D819C" w14:textId="11DAC91B" w:rsidR="009C3BEC" w:rsidDel="00972698" w:rsidRDefault="00000000">
      <w:pPr>
        <w:pStyle w:val="Heading1"/>
        <w:rPr>
          <w:del w:id="264" w:author="Uris Baldos" w:date="2024-03-11T14:50:00Z"/>
        </w:rPr>
      </w:pPr>
      <w:bookmarkStart w:id="265" w:name="extra-content-post-sim-analisys"/>
      <w:bookmarkEnd w:id="250"/>
      <w:bookmarkEnd w:id="263"/>
      <w:del w:id="266" w:author="Uris Baldos" w:date="2024-03-11T14:50:00Z">
        <w:r w:rsidDel="00972698">
          <w:delText>Extra content: Post Sim analisys</w:delText>
        </w:r>
      </w:del>
    </w:p>
    <w:p w14:paraId="22B230FD" w14:textId="709CA034" w:rsidR="009C3BEC" w:rsidDel="00972698" w:rsidRDefault="00000000">
      <w:pPr>
        <w:pStyle w:val="Heading1"/>
        <w:rPr>
          <w:del w:id="267" w:author="Uris Baldos" w:date="2024-03-11T14:50:00Z"/>
        </w:rPr>
      </w:pPr>
      <w:bookmarkStart w:id="268" w:name="qa-and-discussion"/>
      <w:bookmarkEnd w:id="265"/>
      <w:del w:id="269" w:author="Uris Baldos" w:date="2024-03-11T14:50:00Z">
        <w:r w:rsidDel="00972698">
          <w:delText>Q&amp;A and Discussion</w:delText>
        </w:r>
      </w:del>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4347"/>
      </w:tblGrid>
      <w:tr w:rsidR="009C3BEC" w:rsidDel="00972698" w14:paraId="31FBA0D8" w14:textId="7695BC08" w:rsidTr="009C3BEC">
        <w:trPr>
          <w:cantSplit/>
          <w:del w:id="270" w:author="Uris Baldos" w:date="2024-03-11T14:50:00Z"/>
        </w:trPr>
        <w:tc>
          <w:tcPr>
            <w:tcW w:w="0" w:type="auto"/>
            <w:tcMar>
              <w:left w:w="144" w:type="dxa"/>
              <w:right w:w="144" w:type="dxa"/>
            </w:tcMar>
          </w:tcPr>
          <w:p w14:paraId="290E225E" w14:textId="73475B91" w:rsidR="009C3BEC" w:rsidDel="00972698" w:rsidRDefault="00000000">
            <w:pPr>
              <w:pStyle w:val="FirstParagraph"/>
              <w:spacing w:before="0" w:after="8"/>
              <w:jc w:val="center"/>
              <w:rPr>
                <w:del w:id="271" w:author="Uris Baldos" w:date="2024-03-11T14:50:00Z"/>
              </w:rPr>
            </w:pPr>
            <w:del w:id="272" w:author="Uris Baldos" w:date="2024-03-11T14:50:00Z">
              <w:r w:rsidDel="00972698">
                <w:rPr>
                  <w:noProof/>
                </w:rPr>
                <w:drawing>
                  <wp:inline distT="0" distB="0" distL="0" distR="0" wp14:anchorId="2A80BBBD" wp14:editId="27AF143C">
                    <wp:extent cx="152400" cy="1524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C:\PROGRA~1\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del>
          </w:p>
        </w:tc>
        <w:tc>
          <w:tcPr>
            <w:tcW w:w="0" w:type="auto"/>
          </w:tcPr>
          <w:p w14:paraId="1E493C6E" w14:textId="1390D1E6" w:rsidR="009C3BEC" w:rsidDel="00972698" w:rsidRDefault="009C3BEC">
            <w:pPr>
              <w:pStyle w:val="BodyText"/>
              <w:spacing w:before="16" w:after="64"/>
              <w:rPr>
                <w:del w:id="273" w:author="Uris Baldos" w:date="2024-03-11T14:50:00Z"/>
              </w:rPr>
            </w:pPr>
          </w:p>
          <w:p w14:paraId="7A9FF7FD" w14:textId="32E12D94" w:rsidR="009C3BEC" w:rsidDel="00972698" w:rsidRDefault="00000000">
            <w:pPr>
              <w:pStyle w:val="Compact"/>
              <w:numPr>
                <w:ilvl w:val="0"/>
                <w:numId w:val="8"/>
              </w:numPr>
              <w:rPr>
                <w:del w:id="274" w:author="Uris Baldos" w:date="2024-03-11T14:50:00Z"/>
              </w:rPr>
            </w:pPr>
            <w:del w:id="275" w:author="Uris Baldos" w:date="2024-03-11T14:50:00Z">
              <w:r w:rsidDel="00972698">
                <w:delText>Open floor for questions</w:delText>
              </w:r>
            </w:del>
          </w:p>
          <w:p w14:paraId="65F98F4E" w14:textId="6B354B46" w:rsidR="009C3BEC" w:rsidDel="00972698" w:rsidRDefault="00000000">
            <w:pPr>
              <w:pStyle w:val="Compact"/>
              <w:numPr>
                <w:ilvl w:val="0"/>
                <w:numId w:val="8"/>
              </w:numPr>
              <w:rPr>
                <w:del w:id="276" w:author="Uris Baldos" w:date="2024-03-11T14:50:00Z"/>
              </w:rPr>
            </w:pPr>
            <w:del w:id="277" w:author="Uris Baldos" w:date="2024-03-11T14:50:00Z">
              <w:r w:rsidDel="00972698">
                <w:delText>Group discussion on applications</w:delText>
              </w:r>
            </w:del>
          </w:p>
        </w:tc>
      </w:tr>
      <w:bookmarkEnd w:id="268"/>
    </w:tbl>
    <w:p w14:paraId="1D563B76" w14:textId="77777777" w:rsidR="00000000" w:rsidRDefault="00000000">
      <w:pPr>
        <w:rPr>
          <w:ins w:id="278" w:author="Uris Baldos" w:date="2024-03-11T14:50:00Z"/>
        </w:rPr>
      </w:pPr>
    </w:p>
    <w:p w14:paraId="2A689C26" w14:textId="77777777" w:rsidR="00972698" w:rsidRDefault="00972698">
      <w:pPr>
        <w:rPr>
          <w:ins w:id="279" w:author="Uris Baldos" w:date="2024-03-11T14:50:00Z"/>
        </w:rPr>
      </w:pPr>
    </w:p>
    <w:p w14:paraId="2F624113" w14:textId="77777777" w:rsidR="00972698" w:rsidRDefault="00972698">
      <w:pPr>
        <w:rPr>
          <w:ins w:id="280" w:author="Uris Baldos" w:date="2024-03-11T14:50:00Z"/>
        </w:rPr>
      </w:pPr>
    </w:p>
    <w:p w14:paraId="1EBC6B1B" w14:textId="77777777" w:rsidR="00972698" w:rsidRDefault="00972698">
      <w:pPr>
        <w:rPr>
          <w:ins w:id="281" w:author="Uris Baldos" w:date="2024-03-11T14:50:00Z"/>
        </w:rPr>
      </w:pPr>
    </w:p>
    <w:p w14:paraId="7DFBEA3F" w14:textId="77777777" w:rsidR="00972698" w:rsidRDefault="00972698">
      <w:pPr>
        <w:rPr>
          <w:ins w:id="282" w:author="Uris Baldos" w:date="2024-03-11T14:50:00Z"/>
        </w:rPr>
      </w:pPr>
    </w:p>
    <w:p w14:paraId="11E26F95" w14:textId="2E9D1F48" w:rsidR="00972698" w:rsidRDefault="00972698">
      <w:pPr>
        <w:rPr>
          <w:ins w:id="283" w:author="Uris Baldos" w:date="2024-03-11T14:50:00Z"/>
        </w:rPr>
      </w:pPr>
      <w:ins w:id="284" w:author="Uris Baldos" w:date="2024-03-11T14:50:00Z">
        <w:r>
          <w:t>References</w:t>
        </w:r>
        <w:r w:rsidR="00D57184">
          <w:t>:</w:t>
        </w:r>
      </w:ins>
    </w:p>
    <w:p w14:paraId="619F7343" w14:textId="77777777" w:rsidR="00FB24FF" w:rsidRPr="00FB24FF" w:rsidRDefault="00FB24FF" w:rsidP="00FB24FF">
      <w:pPr>
        <w:pStyle w:val="Bibliography"/>
        <w:rPr>
          <w:rFonts w:ascii="Cambria" w:hAnsi="Cambria"/>
        </w:rPr>
      </w:pPr>
      <w:r>
        <w:fldChar w:fldCharType="begin"/>
      </w:r>
      <w:r>
        <w:instrText xml:space="preserve"> ADDIN ZOTERO_BIBL {"uncited":[],"omitted":[],"custom":[]} CSL_BIBLIOGRAPHY </w:instrText>
      </w:r>
      <w:r>
        <w:fldChar w:fldCharType="separate"/>
      </w:r>
      <w:r w:rsidRPr="00FB24FF">
        <w:rPr>
          <w:rFonts w:ascii="Cambria" w:hAnsi="Cambria"/>
        </w:rPr>
        <w:t xml:space="preserve">Corong, E. L., Hertel, T. W., McDougall, R., Tsigas, M. E., &amp; van der Mensbrugghe, D. (2017). The Standard GTAP Model, Version 7. </w:t>
      </w:r>
      <w:r w:rsidRPr="00FB24FF">
        <w:rPr>
          <w:rFonts w:ascii="Cambria" w:hAnsi="Cambria"/>
          <w:i/>
          <w:iCs/>
        </w:rPr>
        <w:t>Journal of Global Economic Analysis; Vol 2, No 1 (2017)</w:t>
      </w:r>
      <w:r w:rsidRPr="00FB24FF">
        <w:rPr>
          <w:rFonts w:ascii="Cambria" w:hAnsi="Cambria"/>
        </w:rPr>
        <w:t>. https://doi.org/10.21642/JGEA.020101AF</w:t>
      </w:r>
    </w:p>
    <w:p w14:paraId="3D15B55F" w14:textId="77777777" w:rsidR="00FB24FF" w:rsidRPr="00FB24FF" w:rsidRDefault="00FB24FF" w:rsidP="00FB24FF">
      <w:pPr>
        <w:pStyle w:val="Bibliography"/>
        <w:rPr>
          <w:rFonts w:ascii="Cambria" w:hAnsi="Cambria"/>
        </w:rPr>
      </w:pPr>
      <w:r w:rsidRPr="00FB24FF">
        <w:rPr>
          <w:rFonts w:ascii="Cambria" w:hAnsi="Cambria"/>
        </w:rPr>
        <w:t xml:space="preserve">Ivanic, M. (2023). GEMPACK simulations in R: A demonstration of running the GTAP model and processing its results entirely in R using packages HARr and tabloToR. </w:t>
      </w:r>
      <w:r w:rsidRPr="00FB24FF">
        <w:rPr>
          <w:rFonts w:ascii="Cambria" w:hAnsi="Cambria"/>
          <w:i/>
          <w:iCs/>
        </w:rPr>
        <w:t>Journal of Global Economic Analysis</w:t>
      </w:r>
      <w:r w:rsidRPr="00FB24FF">
        <w:rPr>
          <w:rFonts w:ascii="Cambria" w:hAnsi="Cambria"/>
        </w:rPr>
        <w:t xml:space="preserve">, </w:t>
      </w:r>
      <w:r w:rsidRPr="00FB24FF">
        <w:rPr>
          <w:rFonts w:ascii="Cambria" w:hAnsi="Cambria"/>
          <w:i/>
          <w:iCs/>
        </w:rPr>
        <w:t>8</w:t>
      </w:r>
      <w:r w:rsidRPr="00FB24FF">
        <w:rPr>
          <w:rFonts w:ascii="Cambria" w:hAnsi="Cambria"/>
        </w:rPr>
        <w:t>(1), Article 1. https://doi.org/10.21642/JGEA.080101AF</w:t>
      </w:r>
    </w:p>
    <w:p w14:paraId="59BBE3C1" w14:textId="74CA1F12" w:rsidR="00452B09" w:rsidRDefault="00FB24FF">
      <w:pPr>
        <w:rPr>
          <w:ins w:id="285" w:author="Uris Baldos" w:date="2024-03-11T14:50:00Z"/>
        </w:rPr>
      </w:pPr>
      <w:r>
        <w:fldChar w:fldCharType="end"/>
      </w:r>
    </w:p>
    <w:p w14:paraId="0450C6A2" w14:textId="77777777" w:rsidR="00452B09" w:rsidRDefault="00452B09"/>
    <w:sectPr w:rsidR="00452B0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E937C" w14:textId="77777777" w:rsidR="00C374EC" w:rsidRDefault="00C374EC">
      <w:pPr>
        <w:spacing w:after="0"/>
      </w:pPr>
      <w:r>
        <w:separator/>
      </w:r>
    </w:p>
  </w:endnote>
  <w:endnote w:type="continuationSeparator" w:id="0">
    <w:p w14:paraId="541647B1" w14:textId="77777777" w:rsidR="00C374EC" w:rsidRDefault="00C374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2A202" w14:textId="77777777" w:rsidR="00C374EC" w:rsidRDefault="00C374EC">
      <w:r>
        <w:separator/>
      </w:r>
    </w:p>
  </w:footnote>
  <w:footnote w:type="continuationSeparator" w:id="0">
    <w:p w14:paraId="4E7CDB34" w14:textId="77777777" w:rsidR="00C374EC" w:rsidRDefault="00C374EC">
      <w:r>
        <w:continuationSeparator/>
      </w:r>
    </w:p>
  </w:footnote>
  <w:footnote w:id="1">
    <w:p w14:paraId="0B1AD3C3" w14:textId="00FF2CD8" w:rsidR="004C2ECA" w:rsidRPr="00982C87" w:rsidRDefault="00C95D83" w:rsidP="00C95D83">
      <w:pPr>
        <w:rPr>
          <w:ins w:id="38" w:author="Uris Baldos" w:date="2024-03-11T14:16:00Z"/>
          <w:rFonts w:asciiTheme="majorHAnsi" w:hAnsiTheme="majorHAnsi" w:cstheme="majorHAnsi"/>
          <w:rPrChange w:id="39" w:author="Uris Baldos" w:date="2024-03-11T14:32:00Z">
            <w:rPr>
              <w:ins w:id="40" w:author="Uris Baldos" w:date="2024-03-11T14:16:00Z"/>
            </w:rPr>
          </w:rPrChange>
        </w:rPr>
      </w:pPr>
      <w:ins w:id="41" w:author="Uris Baldos" w:date="2024-03-11T14:16:00Z">
        <w:r w:rsidRPr="00982C87">
          <w:rPr>
            <w:rStyle w:val="FootnoteReference"/>
            <w:rFonts w:asciiTheme="majorHAnsi" w:hAnsiTheme="majorHAnsi" w:cstheme="majorHAnsi"/>
            <w:rPrChange w:id="42" w:author="Uris Baldos" w:date="2024-03-11T14:32:00Z">
              <w:rPr>
                <w:rStyle w:val="FootnoteReference"/>
              </w:rPr>
            </w:rPrChange>
          </w:rPr>
          <w:footnoteRef/>
        </w:r>
        <w:r w:rsidRPr="00982C87">
          <w:rPr>
            <w:rFonts w:asciiTheme="majorHAnsi" w:hAnsiTheme="majorHAnsi" w:cstheme="majorHAnsi"/>
            <w:rPrChange w:id="43" w:author="Uris Baldos" w:date="2024-03-11T14:32:00Z">
              <w:rPr/>
            </w:rPrChange>
          </w:rPr>
          <w:t xml:space="preserve"> </w:t>
        </w:r>
        <w:r w:rsidR="008F7678" w:rsidRPr="00982C87">
          <w:rPr>
            <w:rFonts w:asciiTheme="majorHAnsi" w:hAnsiTheme="majorHAnsi" w:cstheme="majorHAnsi"/>
            <w:rPrChange w:id="44" w:author="Uris Baldos" w:date="2024-03-11T14:32:00Z">
              <w:rPr/>
            </w:rPrChange>
          </w:rPr>
          <w:t>C</w:t>
        </w:r>
        <w:r w:rsidRPr="00982C87">
          <w:rPr>
            <w:rFonts w:asciiTheme="majorHAnsi" w:hAnsiTheme="majorHAnsi" w:cstheme="majorHAnsi"/>
            <w:rPrChange w:id="45" w:author="Uris Baldos" w:date="2024-03-11T14:32:00Z">
              <w:rPr/>
            </w:rPrChange>
          </w:rPr>
          <w:t>orrespondence should be addressed</w:t>
        </w:r>
        <w:r w:rsidR="008F7678" w:rsidRPr="00982C87">
          <w:rPr>
            <w:rFonts w:asciiTheme="majorHAnsi" w:hAnsiTheme="majorHAnsi" w:cstheme="majorHAnsi"/>
            <w:rPrChange w:id="46" w:author="Uris Baldos" w:date="2024-03-11T14:32:00Z">
              <w:rPr/>
            </w:rPrChange>
          </w:rPr>
          <w:t xml:space="preserve"> to</w:t>
        </w:r>
        <w:r w:rsidRPr="00982C87">
          <w:rPr>
            <w:rFonts w:asciiTheme="majorHAnsi" w:hAnsiTheme="majorHAnsi" w:cstheme="majorHAnsi"/>
            <w:rPrChange w:id="47" w:author="Uris Baldos" w:date="2024-03-11T14:32:00Z">
              <w:rPr/>
            </w:rPrChange>
          </w:rPr>
          <w:t xml:space="preserve"> </w:t>
        </w:r>
      </w:ins>
      <w:ins w:id="48" w:author="Uris Baldos" w:date="2024-03-11T15:16:00Z">
        <w:r w:rsidR="004C2ECA">
          <w:rPr>
            <w:rFonts w:asciiTheme="majorHAnsi" w:hAnsiTheme="majorHAnsi" w:cstheme="majorHAnsi"/>
          </w:rPr>
          <w:fldChar w:fldCharType="begin"/>
        </w:r>
        <w:r w:rsidR="004C2ECA">
          <w:rPr>
            <w:rFonts w:asciiTheme="majorHAnsi" w:hAnsiTheme="majorHAnsi" w:cstheme="majorHAnsi"/>
          </w:rPr>
          <w:instrText>HYPERLINK "mailto:</w:instrText>
        </w:r>
      </w:ins>
      <w:ins w:id="49" w:author="Uris Baldos" w:date="2024-03-11T14:17:00Z">
        <w:r w:rsidR="004C2ECA" w:rsidRPr="00982C87">
          <w:rPr>
            <w:rFonts w:asciiTheme="majorHAnsi" w:hAnsiTheme="majorHAnsi" w:cstheme="majorHAnsi"/>
            <w:rPrChange w:id="50" w:author="Uris Baldos" w:date="2024-03-11T14:32:00Z">
              <w:rPr/>
            </w:rPrChange>
          </w:rPr>
          <w:instrText>tsimonat@purdue.edu</w:instrText>
        </w:r>
      </w:ins>
      <w:ins w:id="51" w:author="Uris Baldos" w:date="2024-03-11T15:16:00Z">
        <w:r w:rsidR="004C2ECA">
          <w:rPr>
            <w:rFonts w:asciiTheme="majorHAnsi" w:hAnsiTheme="majorHAnsi" w:cstheme="majorHAnsi"/>
          </w:rPr>
          <w:instrText>"</w:instrText>
        </w:r>
        <w:r w:rsidR="004C2ECA">
          <w:rPr>
            <w:rFonts w:asciiTheme="majorHAnsi" w:hAnsiTheme="majorHAnsi" w:cstheme="majorHAnsi"/>
          </w:rPr>
          <w:fldChar w:fldCharType="separate"/>
        </w:r>
      </w:ins>
      <w:ins w:id="52" w:author="Uris Baldos" w:date="2024-03-11T14:17:00Z">
        <w:r w:rsidR="004C2ECA" w:rsidRPr="00C470E8">
          <w:rPr>
            <w:rStyle w:val="Hyperlink"/>
            <w:rFonts w:asciiTheme="majorHAnsi" w:hAnsiTheme="majorHAnsi" w:cstheme="majorHAnsi"/>
            <w:rPrChange w:id="53" w:author="Uris Baldos" w:date="2024-03-11T14:32:00Z">
              <w:rPr/>
            </w:rPrChange>
          </w:rPr>
          <w:t>tsimonat@purdue.edu</w:t>
        </w:r>
      </w:ins>
      <w:ins w:id="54" w:author="Uris Baldos" w:date="2024-03-11T15:16:00Z">
        <w:r w:rsidR="004C2ECA">
          <w:rPr>
            <w:rFonts w:asciiTheme="majorHAnsi" w:hAnsiTheme="majorHAnsi" w:cstheme="majorHAnsi"/>
          </w:rPr>
          <w:fldChar w:fldCharType="end"/>
        </w:r>
      </w:ins>
    </w:p>
    <w:p w14:paraId="325AE9AF" w14:textId="75951D2F" w:rsidR="00C95D83" w:rsidRDefault="00C95D83">
      <w:pPr>
        <w:pStyle w:val="FootnoteText"/>
      </w:pPr>
    </w:p>
  </w:footnote>
  <w:footnote w:id="2">
    <w:p w14:paraId="78C8E5FF" w14:textId="77777777" w:rsidR="009C3BEC" w:rsidDel="00E2299D" w:rsidRDefault="00000000">
      <w:pPr>
        <w:pStyle w:val="FootnoteText"/>
        <w:rPr>
          <w:del w:id="167" w:author="Uris Baldos" w:date="2024-03-11T14:50:00Z"/>
        </w:rPr>
      </w:pPr>
      <w:del w:id="168" w:author="Uris Baldos" w:date="2024-03-11T14:50:00Z">
        <w:r w:rsidDel="00E2299D">
          <w:rPr>
            <w:rStyle w:val="FootnoteReference"/>
          </w:rPr>
          <w:footnoteRef/>
        </w:r>
        <w:r w:rsidDel="00E2299D">
          <w:delText xml:space="preserve"> </w:delText>
        </w:r>
        <w:r w:rsidDel="00E2299D">
          <w:fldChar w:fldCharType="begin"/>
        </w:r>
        <w:r w:rsidDel="00E2299D">
          <w:delInstrText>HYPERLINK "https://jgea.org/ojs/index.php/jgea/article/view/47" \h</w:delInstrText>
        </w:r>
        <w:r w:rsidDel="00E2299D">
          <w:fldChar w:fldCharType="separate"/>
        </w:r>
        <w:r w:rsidDel="00E2299D">
          <w:rPr>
            <w:rStyle w:val="Hyperlink"/>
          </w:rPr>
          <w:delText>Corong, E. L., Hertel, T. W., McDougall, R., Tsigas, M. E., &amp; Van Der Mensbrugghe, D. (2017). The standard GTAP model, version 7. Journal of Global Economic Analysis, 2(1), 1-119.</w:delText>
        </w:r>
        <w:r w:rsidDel="00E2299D">
          <w:rPr>
            <w:rStyle w:val="Hyperlink"/>
          </w:rPr>
          <w:fldChar w:fldCharType="end"/>
        </w:r>
      </w:del>
    </w:p>
  </w:footnote>
  <w:footnote w:id="3">
    <w:p w14:paraId="4E2C65AA" w14:textId="77777777" w:rsidR="009C3BEC" w:rsidDel="00F214AB" w:rsidRDefault="00000000">
      <w:pPr>
        <w:pStyle w:val="FootnoteText"/>
        <w:rPr>
          <w:del w:id="170" w:author="Uris Baldos" w:date="2024-03-11T15:25:00Z"/>
        </w:rPr>
      </w:pPr>
      <w:del w:id="171" w:author="Uris Baldos" w:date="2024-03-11T15:25:00Z">
        <w:r w:rsidDel="00F214AB">
          <w:rPr>
            <w:rStyle w:val="FootnoteReference"/>
          </w:rPr>
          <w:footnoteRef/>
        </w:r>
        <w:r w:rsidDel="00F214AB">
          <w:delText xml:space="preserve"> </w:delText>
        </w:r>
        <w:r w:rsidDel="00F214AB">
          <w:fldChar w:fldCharType="begin"/>
        </w:r>
        <w:r w:rsidDel="00F214AB">
          <w:delInstrText>HYPERLINK "https://www.gtap.agecon.purdue.edu/resources/download/10028.pdf" \h</w:delInstrText>
        </w:r>
        <w:r w:rsidDel="00F214AB">
          <w:fldChar w:fldCharType="separate"/>
        </w:r>
        <w:r w:rsidDel="00F214AB">
          <w:rPr>
            <w:rStyle w:val="Hyperlink"/>
          </w:rPr>
          <w:delText>M. Ivanic, The GTAP model in R, 2020, 23rd Annual Conference on Global Economic Analysis.</w:delText>
        </w:r>
        <w:r w:rsidDel="00F214AB">
          <w:rPr>
            <w:rStyle w:val="Hyperlink"/>
          </w:rPr>
          <w:fldChar w:fldCharType="end"/>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FC794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7D266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4589D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59937788">
    <w:abstractNumId w:val="0"/>
  </w:num>
  <w:num w:numId="2" w16cid:durableId="1130434504">
    <w:abstractNumId w:val="1"/>
  </w:num>
  <w:num w:numId="3" w16cid:durableId="199441508">
    <w:abstractNumId w:val="1"/>
  </w:num>
  <w:num w:numId="4" w16cid:durableId="1244220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28535945">
    <w:abstractNumId w:val="1"/>
  </w:num>
  <w:num w:numId="6" w16cid:durableId="2089576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044903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70983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ris Baldos">
    <w15:presenceInfo w15:providerId="Windows Live" w15:userId="3b4bf1aa76540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3BEC"/>
    <w:rsid w:val="00016BA2"/>
    <w:rsid w:val="00022907"/>
    <w:rsid w:val="00033BCE"/>
    <w:rsid w:val="00047D78"/>
    <w:rsid w:val="00064149"/>
    <w:rsid w:val="000A48C6"/>
    <w:rsid w:val="00137821"/>
    <w:rsid w:val="001459B8"/>
    <w:rsid w:val="00187444"/>
    <w:rsid w:val="001A405D"/>
    <w:rsid w:val="001A6594"/>
    <w:rsid w:val="001B3498"/>
    <w:rsid w:val="001B38AA"/>
    <w:rsid w:val="001C726E"/>
    <w:rsid w:val="001D24BF"/>
    <w:rsid w:val="001F6B15"/>
    <w:rsid w:val="00212345"/>
    <w:rsid w:val="00225B4C"/>
    <w:rsid w:val="00234254"/>
    <w:rsid w:val="0023744D"/>
    <w:rsid w:val="002565CE"/>
    <w:rsid w:val="002770B0"/>
    <w:rsid w:val="002863CD"/>
    <w:rsid w:val="00292045"/>
    <w:rsid w:val="002A37D1"/>
    <w:rsid w:val="002D0C5C"/>
    <w:rsid w:val="002F2545"/>
    <w:rsid w:val="003103F1"/>
    <w:rsid w:val="00354B2C"/>
    <w:rsid w:val="0039352B"/>
    <w:rsid w:val="003A09AB"/>
    <w:rsid w:val="003A53BA"/>
    <w:rsid w:val="003E77D1"/>
    <w:rsid w:val="003F1E24"/>
    <w:rsid w:val="0042380A"/>
    <w:rsid w:val="00427738"/>
    <w:rsid w:val="00431FCB"/>
    <w:rsid w:val="004342CD"/>
    <w:rsid w:val="004429CD"/>
    <w:rsid w:val="00452B09"/>
    <w:rsid w:val="00464938"/>
    <w:rsid w:val="004C2105"/>
    <w:rsid w:val="004C2ECA"/>
    <w:rsid w:val="004C360D"/>
    <w:rsid w:val="004D7AFF"/>
    <w:rsid w:val="004F64B8"/>
    <w:rsid w:val="0053011C"/>
    <w:rsid w:val="005340A4"/>
    <w:rsid w:val="00537684"/>
    <w:rsid w:val="00544C39"/>
    <w:rsid w:val="00554E2F"/>
    <w:rsid w:val="00563254"/>
    <w:rsid w:val="00565713"/>
    <w:rsid w:val="005838FF"/>
    <w:rsid w:val="005954B7"/>
    <w:rsid w:val="005A7F73"/>
    <w:rsid w:val="005B4DB7"/>
    <w:rsid w:val="005D5099"/>
    <w:rsid w:val="005E4CE4"/>
    <w:rsid w:val="005F2FD1"/>
    <w:rsid w:val="006046CB"/>
    <w:rsid w:val="00626F93"/>
    <w:rsid w:val="00644981"/>
    <w:rsid w:val="006475E1"/>
    <w:rsid w:val="00653E79"/>
    <w:rsid w:val="00681489"/>
    <w:rsid w:val="00685A6E"/>
    <w:rsid w:val="006A0831"/>
    <w:rsid w:val="006A0F73"/>
    <w:rsid w:val="006C66BB"/>
    <w:rsid w:val="006D557A"/>
    <w:rsid w:val="006D589A"/>
    <w:rsid w:val="006D5F89"/>
    <w:rsid w:val="006F120F"/>
    <w:rsid w:val="006F4E3C"/>
    <w:rsid w:val="006F6067"/>
    <w:rsid w:val="00722759"/>
    <w:rsid w:val="007523B8"/>
    <w:rsid w:val="007613E9"/>
    <w:rsid w:val="007C175D"/>
    <w:rsid w:val="007F0881"/>
    <w:rsid w:val="008014C1"/>
    <w:rsid w:val="008076EB"/>
    <w:rsid w:val="008257BC"/>
    <w:rsid w:val="00830E15"/>
    <w:rsid w:val="008458CD"/>
    <w:rsid w:val="00854118"/>
    <w:rsid w:val="008665C6"/>
    <w:rsid w:val="00874DA4"/>
    <w:rsid w:val="00887F42"/>
    <w:rsid w:val="00890758"/>
    <w:rsid w:val="008B2D96"/>
    <w:rsid w:val="008F05B6"/>
    <w:rsid w:val="008F7678"/>
    <w:rsid w:val="00907EB0"/>
    <w:rsid w:val="0092683C"/>
    <w:rsid w:val="009352C1"/>
    <w:rsid w:val="0094540B"/>
    <w:rsid w:val="00966137"/>
    <w:rsid w:val="00966DC3"/>
    <w:rsid w:val="00972698"/>
    <w:rsid w:val="00982C87"/>
    <w:rsid w:val="009C3BEC"/>
    <w:rsid w:val="009C463B"/>
    <w:rsid w:val="009C5AEC"/>
    <w:rsid w:val="009D06E6"/>
    <w:rsid w:val="00A32080"/>
    <w:rsid w:val="00A4273E"/>
    <w:rsid w:val="00A45EBA"/>
    <w:rsid w:val="00A64789"/>
    <w:rsid w:val="00A70654"/>
    <w:rsid w:val="00A9584C"/>
    <w:rsid w:val="00AF2B8C"/>
    <w:rsid w:val="00B25700"/>
    <w:rsid w:val="00B36D14"/>
    <w:rsid w:val="00B5150B"/>
    <w:rsid w:val="00B861DC"/>
    <w:rsid w:val="00BA2B13"/>
    <w:rsid w:val="00BB78F8"/>
    <w:rsid w:val="00BF3FA6"/>
    <w:rsid w:val="00C20F06"/>
    <w:rsid w:val="00C25C57"/>
    <w:rsid w:val="00C374EC"/>
    <w:rsid w:val="00C51544"/>
    <w:rsid w:val="00C837CE"/>
    <w:rsid w:val="00C95D83"/>
    <w:rsid w:val="00CB19B5"/>
    <w:rsid w:val="00CB262F"/>
    <w:rsid w:val="00CC0007"/>
    <w:rsid w:val="00CC0BEA"/>
    <w:rsid w:val="00CC0F08"/>
    <w:rsid w:val="00CE69F9"/>
    <w:rsid w:val="00D04671"/>
    <w:rsid w:val="00D216A2"/>
    <w:rsid w:val="00D51A1D"/>
    <w:rsid w:val="00D5396E"/>
    <w:rsid w:val="00D57184"/>
    <w:rsid w:val="00D73448"/>
    <w:rsid w:val="00DC208E"/>
    <w:rsid w:val="00DC63D8"/>
    <w:rsid w:val="00DD16F8"/>
    <w:rsid w:val="00E077E4"/>
    <w:rsid w:val="00E16837"/>
    <w:rsid w:val="00E2299D"/>
    <w:rsid w:val="00E24184"/>
    <w:rsid w:val="00E413F5"/>
    <w:rsid w:val="00E55E72"/>
    <w:rsid w:val="00E607BF"/>
    <w:rsid w:val="00E71C56"/>
    <w:rsid w:val="00E808A4"/>
    <w:rsid w:val="00EB1FB1"/>
    <w:rsid w:val="00EB2DE2"/>
    <w:rsid w:val="00ED4F83"/>
    <w:rsid w:val="00EE3934"/>
    <w:rsid w:val="00EF0E98"/>
    <w:rsid w:val="00EF6C59"/>
    <w:rsid w:val="00F01D0E"/>
    <w:rsid w:val="00F214AB"/>
    <w:rsid w:val="00F266DD"/>
    <w:rsid w:val="00F271A7"/>
    <w:rsid w:val="00F46485"/>
    <w:rsid w:val="00F7271B"/>
    <w:rsid w:val="00FB24FF"/>
    <w:rsid w:val="00FF6827"/>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7F8B4"/>
  <w15:docId w15:val="{746AA2FD-D225-45B4-AAFD-54F5A1ACE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Revision">
    <w:name w:val="Revision"/>
    <w:hidden/>
    <w:rsid w:val="00C95D83"/>
    <w:pPr>
      <w:spacing w:after="0"/>
    </w:pPr>
  </w:style>
  <w:style w:type="character" w:styleId="UnresolvedMention">
    <w:name w:val="Unresolved Mention"/>
    <w:basedOn w:val="DefaultParagraphFont"/>
    <w:uiPriority w:val="99"/>
    <w:semiHidden/>
    <w:unhideWhenUsed/>
    <w:rsid w:val="004C2E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rstudio.github.io/r-manuals/r-intro/Arrays-and-matrices.html"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github.com/USDA-ERS/MTED-HARr" TargetMode="External"/><Relationship Id="rId7" Type="http://schemas.openxmlformats.org/officeDocument/2006/relationships/endnotes" Target="endnotes.xml"/><Relationship Id="rId12" Type="http://schemas.openxmlformats.org/officeDocument/2006/relationships/hyperlink" Target="https://posit.co/download/rstudio-desktop/" TargetMode="External"/><Relationship Id="rId17" Type="http://schemas.openxmlformats.org/officeDocument/2006/relationships/hyperlink" Target="https://rstudio.github.io/r-manuals/r-intro/Lists-and-data-frames.html"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rstudio.github.io/r-manuals/r-intro/Lists-and-data-frames.html" TargetMode="External"/><Relationship Id="rId20" Type="http://schemas.openxmlformats.org/officeDocument/2006/relationships/hyperlink" Target="https://rstudio.github.io/r-manuals/r-intro/Lists-and-data-frame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rstudio.github.io/r-manuals/r-intro/Arrays-and-matrices.html" TargetMode="External"/><Relationship Id="rId23" Type="http://schemas.openxmlformats.org/officeDocument/2006/relationships/hyperlink" Target="https://rstudio.github.io/r-manuals/r-intro/Arrays-and-matrices.html"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rstudio.github.io/r-manuals/r-intro/Lists-and-data-frame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studio.github.io/r-manuals/r-intro/Lists-and-data-frames.html" TargetMode="External"/><Relationship Id="rId22" Type="http://schemas.openxmlformats.org/officeDocument/2006/relationships/hyperlink" Target="https://rstudio.github.io/r-manuals/r-intro/Arrays-and-matrices.html" TargetMode="External"/><Relationship Id="rId27" Type="http://schemas.openxmlformats.org/officeDocument/2006/relationships/hyperlink" Target="https://rstudio.github.io/r-manuals/r-intro/Loops-and-conditional-execution.html"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6AF7E-16B3-49BF-BE74-B020FC4B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3666</Words>
  <Characters>20897</Characters>
  <Application>Microsoft Office Word</Application>
  <DocSecurity>0</DocSecurity>
  <Lines>174</Lines>
  <Paragraphs>49</Paragraphs>
  <ScaleCrop>false</ScaleCrop>
  <Company/>
  <LinksUpToDate>false</LinksUpToDate>
  <CharactersWithSpaces>24514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GTAP in R workshop</dc:title>
  <dc:creator>Thiago Simonato; Uris Lantz Baldos</dc:creator>
  <cp:keywords/>
  <cp:lastModifiedBy>Uris Baldos</cp:lastModifiedBy>
  <cp:revision>170</cp:revision>
  <dcterms:created xsi:type="dcterms:W3CDTF">2024-03-10T22:47:00Z</dcterms:created>
  <dcterms:modified xsi:type="dcterms:W3CDTF">2024-03-11T19:48:00Z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2024-03-10</vt:lpwstr>
  </property>
  <property fmtid="{D5CDD505-2E9C-101B-9397-08002B2CF9AE}" pid="8" name="editor_options">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Workshop Roadmap</vt:lpwstr>
  </property>
  <property fmtid="{D5CDD505-2E9C-101B-9397-08002B2CF9AE}" pid="14" name="ZOTERO_PREF_1">
    <vt:lpwstr>&lt;data data-version="3" zotero-version="6.0.30"&gt;&lt;session id="0fgt9554"/&gt;&lt;style id="http://www.zotero.org/styles/apa" locale="en-US" hasBibliography="1" bibliographyStyleHasBeenSet="1"/&gt;&lt;prefs&gt;&lt;pref name="fieldType" value="Field"/&gt;&lt;/prefs&gt;&lt;/data&gt;</vt:lpwstr>
  </property>
</Properties>
</file>